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B8D245" w14:textId="780BCF56" w:rsidR="00FC4949" w:rsidRPr="0067586B" w:rsidRDefault="00E61F88" w:rsidP="4DD2A11C">
      <w:pPr>
        <w:rPr>
          <w:rFonts w:ascii="Times New Roman" w:hAnsi="Times New Roman" w:cs="Times New Roman"/>
          <w:b/>
          <w:bCs/>
          <w:sz w:val="24"/>
          <w:szCs w:val="24"/>
        </w:rPr>
      </w:pPr>
      <w:bookmarkStart w:id="0" w:name="_GoBack"/>
      <w:bookmarkEnd w:id="0"/>
      <w:r>
        <w:rPr>
          <w:rFonts w:ascii="Times New Roman" w:hAnsi="Times New Roman" w:cs="Times New Roman"/>
          <w:b/>
          <w:bCs/>
          <w:sz w:val="24"/>
          <w:szCs w:val="24"/>
        </w:rPr>
        <w:t xml:space="preserve">2.  </w:t>
      </w:r>
      <w:r w:rsidR="00FC4949" w:rsidRPr="0067586B">
        <w:rPr>
          <w:rFonts w:ascii="Times New Roman" w:hAnsi="Times New Roman" w:cs="Times New Roman"/>
          <w:b/>
          <w:bCs/>
          <w:sz w:val="24"/>
          <w:szCs w:val="24"/>
        </w:rPr>
        <w:t xml:space="preserve">Wetland mapping </w:t>
      </w:r>
      <w:r w:rsidR="00FA2C8D" w:rsidRPr="0067586B">
        <w:rPr>
          <w:rFonts w:ascii="Times New Roman" w:hAnsi="Times New Roman" w:cs="Times New Roman"/>
          <w:b/>
          <w:bCs/>
          <w:sz w:val="24"/>
          <w:szCs w:val="24"/>
        </w:rPr>
        <w:t>using GIS and Remote Sensing</w:t>
      </w:r>
    </w:p>
    <w:p w14:paraId="604F08E4" w14:textId="3D74F2AC" w:rsidR="000C2588" w:rsidRPr="0067586B" w:rsidRDefault="0027723D" w:rsidP="0027723D">
      <w:pPr>
        <w:jc w:val="both"/>
        <w:rPr>
          <w:rFonts w:ascii="Times New Roman" w:hAnsi="Times New Roman" w:cs="Times New Roman"/>
          <w:sz w:val="24"/>
          <w:szCs w:val="24"/>
        </w:rPr>
      </w:pPr>
      <w:r w:rsidRPr="0067586B">
        <w:rPr>
          <w:rFonts w:ascii="Times New Roman" w:hAnsi="Times New Roman" w:cs="Times New Roman"/>
          <w:sz w:val="24"/>
          <w:szCs w:val="24"/>
        </w:rPr>
        <w:t xml:space="preserve">The delineation of </w:t>
      </w:r>
      <w:r w:rsidR="00CB7637">
        <w:rPr>
          <w:rFonts w:ascii="Times New Roman" w:hAnsi="Times New Roman" w:cs="Times New Roman"/>
          <w:sz w:val="24"/>
          <w:szCs w:val="24"/>
        </w:rPr>
        <w:t xml:space="preserve">wetland sites of this study followed the </w:t>
      </w:r>
      <w:r w:rsidR="007216BD">
        <w:rPr>
          <w:rFonts w:ascii="Times New Roman" w:hAnsi="Times New Roman" w:cs="Times New Roman"/>
          <w:sz w:val="24"/>
          <w:szCs w:val="24"/>
        </w:rPr>
        <w:t>methodo</w:t>
      </w:r>
      <w:r w:rsidR="00B67C83">
        <w:rPr>
          <w:rFonts w:ascii="Times New Roman" w:hAnsi="Times New Roman" w:cs="Times New Roman"/>
          <w:sz w:val="24"/>
          <w:szCs w:val="24"/>
        </w:rPr>
        <w:t>l</w:t>
      </w:r>
      <w:r w:rsidR="007216BD">
        <w:rPr>
          <w:rFonts w:ascii="Times New Roman" w:hAnsi="Times New Roman" w:cs="Times New Roman"/>
          <w:sz w:val="24"/>
          <w:szCs w:val="24"/>
        </w:rPr>
        <w:t>o</w:t>
      </w:r>
      <w:r w:rsidR="00B67C83">
        <w:rPr>
          <w:rFonts w:ascii="Times New Roman" w:hAnsi="Times New Roman" w:cs="Times New Roman"/>
          <w:sz w:val="24"/>
          <w:szCs w:val="24"/>
        </w:rPr>
        <w:t>g</w:t>
      </w:r>
      <w:r w:rsidR="007216BD">
        <w:rPr>
          <w:rFonts w:ascii="Times New Roman" w:hAnsi="Times New Roman" w:cs="Times New Roman"/>
          <w:sz w:val="24"/>
          <w:szCs w:val="24"/>
        </w:rPr>
        <w:t xml:space="preserve">y </w:t>
      </w:r>
      <w:r w:rsidR="00CB7637">
        <w:rPr>
          <w:rFonts w:ascii="Times New Roman" w:hAnsi="Times New Roman" w:cs="Times New Roman"/>
          <w:sz w:val="24"/>
          <w:szCs w:val="24"/>
        </w:rPr>
        <w:t xml:space="preserve">described by Wu (2017) and aided by </w:t>
      </w:r>
      <w:r w:rsidR="00E61F88">
        <w:rPr>
          <w:rFonts w:ascii="Times New Roman" w:hAnsi="Times New Roman" w:cs="Times New Roman"/>
          <w:sz w:val="24"/>
          <w:szCs w:val="24"/>
        </w:rPr>
        <w:t>a geographic information system (</w:t>
      </w:r>
      <w:r w:rsidR="00CB7637">
        <w:rPr>
          <w:rFonts w:ascii="Times New Roman" w:hAnsi="Times New Roman" w:cs="Times New Roman"/>
          <w:sz w:val="24"/>
          <w:szCs w:val="24"/>
        </w:rPr>
        <w:t>GIS</w:t>
      </w:r>
      <w:r w:rsidR="00E61F88">
        <w:rPr>
          <w:rFonts w:ascii="Times New Roman" w:hAnsi="Times New Roman" w:cs="Times New Roman"/>
          <w:sz w:val="24"/>
          <w:szCs w:val="24"/>
        </w:rPr>
        <w:t>)</w:t>
      </w:r>
      <w:r w:rsidR="00CB7637">
        <w:rPr>
          <w:rFonts w:ascii="Times New Roman" w:hAnsi="Times New Roman" w:cs="Times New Roman"/>
          <w:sz w:val="24"/>
          <w:szCs w:val="24"/>
        </w:rPr>
        <w:t xml:space="preserve"> and remote sensing tools.  Wu’s methodology </w:t>
      </w:r>
      <w:r w:rsidRPr="0067586B">
        <w:rPr>
          <w:rFonts w:ascii="Times New Roman" w:hAnsi="Times New Roman" w:cs="Times New Roman"/>
          <w:sz w:val="24"/>
          <w:szCs w:val="24"/>
        </w:rPr>
        <w:t>uses four indicators to identify wetlands</w:t>
      </w:r>
      <w:r w:rsidR="009B5ACE" w:rsidRPr="0067586B">
        <w:rPr>
          <w:rStyle w:val="FootnoteReference"/>
          <w:rFonts w:ascii="Times New Roman" w:hAnsi="Times New Roman" w:cs="Times New Roman"/>
          <w:sz w:val="24"/>
          <w:szCs w:val="24"/>
        </w:rPr>
        <w:footnoteReference w:id="1"/>
      </w:r>
      <w:r w:rsidRPr="0067586B">
        <w:rPr>
          <w:rFonts w:ascii="Times New Roman" w:hAnsi="Times New Roman" w:cs="Times New Roman"/>
          <w:sz w:val="24"/>
          <w:szCs w:val="24"/>
        </w:rPr>
        <w:t xml:space="preserve">. </w:t>
      </w:r>
      <w:r w:rsidR="00CB7637">
        <w:rPr>
          <w:rFonts w:ascii="Times New Roman" w:hAnsi="Times New Roman" w:cs="Times New Roman"/>
          <w:sz w:val="24"/>
          <w:szCs w:val="24"/>
        </w:rPr>
        <w:t xml:space="preserve">These indicators when overlaid using a GIS environment serve to identify </w:t>
      </w:r>
      <w:r w:rsidRPr="0067586B">
        <w:rPr>
          <w:rFonts w:ascii="Times New Roman" w:hAnsi="Times New Roman" w:cs="Times New Roman"/>
          <w:sz w:val="24"/>
          <w:szCs w:val="24"/>
        </w:rPr>
        <w:t xml:space="preserve">areas </w:t>
      </w:r>
      <w:r w:rsidR="00516445">
        <w:rPr>
          <w:rFonts w:ascii="Times New Roman" w:hAnsi="Times New Roman" w:cs="Times New Roman"/>
          <w:sz w:val="24"/>
          <w:szCs w:val="24"/>
        </w:rPr>
        <w:t xml:space="preserve">within the study areas </w:t>
      </w:r>
      <w:r w:rsidRPr="0067586B">
        <w:rPr>
          <w:rFonts w:ascii="Times New Roman" w:hAnsi="Times New Roman" w:cs="Times New Roman"/>
          <w:sz w:val="24"/>
          <w:szCs w:val="24"/>
        </w:rPr>
        <w:t>where the probability of wetland presence is high</w:t>
      </w:r>
      <w:r w:rsidR="009C4828" w:rsidRPr="0067586B">
        <w:rPr>
          <w:rFonts w:ascii="Times New Roman" w:hAnsi="Times New Roman" w:cs="Times New Roman"/>
          <w:sz w:val="24"/>
          <w:szCs w:val="24"/>
        </w:rPr>
        <w:t xml:space="preserve">. </w:t>
      </w:r>
    </w:p>
    <w:p w14:paraId="4732FC8D" w14:textId="405D0C0B" w:rsidR="00091EFC" w:rsidRPr="00E61F88" w:rsidRDefault="00091EFC" w:rsidP="00E61F88">
      <w:pPr>
        <w:pStyle w:val="ListParagraph"/>
        <w:numPr>
          <w:ilvl w:val="1"/>
          <w:numId w:val="7"/>
        </w:numPr>
        <w:jc w:val="both"/>
        <w:rPr>
          <w:rFonts w:ascii="Times New Roman" w:hAnsi="Times New Roman" w:cs="Times New Roman"/>
          <w:sz w:val="24"/>
          <w:szCs w:val="24"/>
          <w:u w:val="single"/>
        </w:rPr>
      </w:pPr>
      <w:r w:rsidRPr="00E61F88">
        <w:rPr>
          <w:rFonts w:ascii="Times New Roman" w:hAnsi="Times New Roman" w:cs="Times New Roman"/>
          <w:sz w:val="24"/>
          <w:szCs w:val="24"/>
          <w:u w:val="single"/>
        </w:rPr>
        <w:t xml:space="preserve">Wetland Indicators: </w:t>
      </w:r>
    </w:p>
    <w:p w14:paraId="765F10E8" w14:textId="2F218D16" w:rsidR="00091EFC" w:rsidRPr="00E61F88" w:rsidRDefault="00E61F88" w:rsidP="00E61F88">
      <w:pPr>
        <w:ind w:left="360"/>
        <w:jc w:val="both"/>
        <w:rPr>
          <w:rFonts w:ascii="Times New Roman" w:hAnsi="Times New Roman" w:cs="Times New Roman"/>
          <w:sz w:val="24"/>
          <w:szCs w:val="24"/>
        </w:rPr>
      </w:pPr>
      <w:r>
        <w:rPr>
          <w:rFonts w:ascii="Times New Roman" w:hAnsi="Times New Roman" w:cs="Times New Roman"/>
          <w:sz w:val="24"/>
          <w:szCs w:val="24"/>
        </w:rPr>
        <w:t>2.2.1</w:t>
      </w:r>
      <w:ins w:id="1" w:author="Luis R Perez Alegria" w:date="2023-09-24T20:08:00Z">
        <w:r w:rsidR="00E92FE1" w:rsidRPr="00E61F88">
          <w:rPr>
            <w:rFonts w:ascii="Times New Roman" w:hAnsi="Times New Roman" w:cs="Times New Roman"/>
            <w:sz w:val="24"/>
            <w:szCs w:val="24"/>
          </w:rPr>
          <w:t xml:space="preserve"> </w:t>
        </w:r>
      </w:ins>
      <w:r w:rsidR="00F70735" w:rsidRPr="00E61F88">
        <w:rPr>
          <w:rFonts w:ascii="Times New Roman" w:hAnsi="Times New Roman" w:cs="Times New Roman"/>
          <w:sz w:val="24"/>
          <w:szCs w:val="24"/>
        </w:rPr>
        <w:t>Hydrology</w:t>
      </w:r>
    </w:p>
    <w:p w14:paraId="6331018B" w14:textId="6C38DD6B" w:rsidR="00337DBE" w:rsidRDefault="00F70735" w:rsidP="0027723D">
      <w:pPr>
        <w:jc w:val="both"/>
        <w:rPr>
          <w:rFonts w:ascii="Times New Roman" w:hAnsi="Times New Roman" w:cs="Times New Roman"/>
          <w:sz w:val="24"/>
          <w:szCs w:val="24"/>
        </w:rPr>
      </w:pPr>
      <w:r w:rsidRPr="0067586B">
        <w:rPr>
          <w:rFonts w:ascii="Times New Roman" w:hAnsi="Times New Roman" w:cs="Times New Roman"/>
          <w:sz w:val="24"/>
          <w:szCs w:val="24"/>
        </w:rPr>
        <w:t>Hydrology</w:t>
      </w:r>
      <w:r w:rsidR="00337DBE" w:rsidRPr="0067586B">
        <w:rPr>
          <w:rFonts w:ascii="Times New Roman" w:hAnsi="Times New Roman" w:cs="Times New Roman"/>
          <w:sz w:val="24"/>
          <w:szCs w:val="24"/>
        </w:rPr>
        <w:t xml:space="preserve"> is one of the most important </w:t>
      </w:r>
      <w:r w:rsidRPr="0067586B">
        <w:rPr>
          <w:rFonts w:ascii="Times New Roman" w:hAnsi="Times New Roman" w:cs="Times New Roman"/>
          <w:sz w:val="24"/>
          <w:szCs w:val="24"/>
        </w:rPr>
        <w:t>factors</w:t>
      </w:r>
      <w:r w:rsidR="00337DBE" w:rsidRPr="0067586B">
        <w:rPr>
          <w:rFonts w:ascii="Times New Roman" w:hAnsi="Times New Roman" w:cs="Times New Roman"/>
          <w:sz w:val="24"/>
          <w:szCs w:val="24"/>
        </w:rPr>
        <w:t xml:space="preserve"> that determines the formation </w:t>
      </w:r>
      <w:r w:rsidR="007D1459" w:rsidRPr="0067586B">
        <w:rPr>
          <w:rFonts w:ascii="Times New Roman" w:hAnsi="Times New Roman" w:cs="Times New Roman"/>
          <w:sz w:val="24"/>
          <w:szCs w:val="24"/>
        </w:rPr>
        <w:t xml:space="preserve">and dynamics of a wetland. </w:t>
      </w:r>
      <w:r w:rsidR="00185BCE" w:rsidRPr="0067586B">
        <w:rPr>
          <w:rFonts w:ascii="Times New Roman" w:hAnsi="Times New Roman" w:cs="Times New Roman"/>
          <w:sz w:val="24"/>
          <w:szCs w:val="24"/>
        </w:rPr>
        <w:t xml:space="preserve">In </w:t>
      </w:r>
      <w:r w:rsidR="00516445">
        <w:rPr>
          <w:rFonts w:ascii="Times New Roman" w:hAnsi="Times New Roman" w:cs="Times New Roman"/>
          <w:sz w:val="24"/>
          <w:szCs w:val="24"/>
        </w:rPr>
        <w:t xml:space="preserve">the </w:t>
      </w:r>
      <w:r w:rsidR="00185BCE" w:rsidRPr="0067586B">
        <w:rPr>
          <w:rFonts w:ascii="Times New Roman" w:hAnsi="Times New Roman" w:cs="Times New Roman"/>
          <w:sz w:val="24"/>
          <w:szCs w:val="24"/>
        </w:rPr>
        <w:t xml:space="preserve">United States, </w:t>
      </w:r>
      <w:r w:rsidR="0076699D" w:rsidRPr="0067586B">
        <w:rPr>
          <w:rFonts w:ascii="Times New Roman" w:hAnsi="Times New Roman" w:cs="Times New Roman"/>
          <w:sz w:val="24"/>
          <w:szCs w:val="24"/>
        </w:rPr>
        <w:t xml:space="preserve">the </w:t>
      </w:r>
      <w:r w:rsidRPr="0067586B">
        <w:rPr>
          <w:rFonts w:ascii="Times New Roman" w:hAnsi="Times New Roman" w:cs="Times New Roman"/>
          <w:sz w:val="24"/>
          <w:szCs w:val="24"/>
        </w:rPr>
        <w:t>hydrology</w:t>
      </w:r>
      <w:r w:rsidR="0076699D" w:rsidRPr="0067586B">
        <w:rPr>
          <w:rFonts w:ascii="Times New Roman" w:hAnsi="Times New Roman" w:cs="Times New Roman"/>
          <w:sz w:val="24"/>
          <w:szCs w:val="24"/>
        </w:rPr>
        <w:t xml:space="preserve"> criterion </w:t>
      </w:r>
      <w:r w:rsidRPr="0067586B">
        <w:rPr>
          <w:rFonts w:ascii="Times New Roman" w:hAnsi="Times New Roman" w:cs="Times New Roman"/>
          <w:sz w:val="24"/>
          <w:szCs w:val="24"/>
        </w:rPr>
        <w:t>is</w:t>
      </w:r>
      <w:r w:rsidR="0076699D" w:rsidRPr="0067586B">
        <w:rPr>
          <w:rFonts w:ascii="Times New Roman" w:hAnsi="Times New Roman" w:cs="Times New Roman"/>
          <w:sz w:val="24"/>
          <w:szCs w:val="24"/>
        </w:rPr>
        <w:t xml:space="preserve"> based o</w:t>
      </w:r>
      <w:r w:rsidR="007A2043" w:rsidRPr="0067586B">
        <w:rPr>
          <w:rFonts w:ascii="Times New Roman" w:hAnsi="Times New Roman" w:cs="Times New Roman"/>
          <w:sz w:val="24"/>
          <w:szCs w:val="24"/>
        </w:rPr>
        <w:t xml:space="preserve">n </w:t>
      </w:r>
      <w:r w:rsidR="00FB5EAD" w:rsidRPr="0067586B">
        <w:rPr>
          <w:rFonts w:ascii="Times New Roman" w:hAnsi="Times New Roman" w:cs="Times New Roman"/>
          <w:sz w:val="24"/>
          <w:szCs w:val="24"/>
        </w:rPr>
        <w:t>inundated or saturated to the surface for 5% or mor</w:t>
      </w:r>
      <w:r w:rsidRPr="0067586B">
        <w:rPr>
          <w:rFonts w:ascii="Times New Roman" w:hAnsi="Times New Roman" w:cs="Times New Roman"/>
          <w:sz w:val="24"/>
          <w:szCs w:val="24"/>
        </w:rPr>
        <w:t>e</w:t>
      </w:r>
      <w:r w:rsidR="00FB5EAD" w:rsidRPr="0067586B">
        <w:rPr>
          <w:rFonts w:ascii="Times New Roman" w:hAnsi="Times New Roman" w:cs="Times New Roman"/>
          <w:sz w:val="24"/>
          <w:szCs w:val="24"/>
        </w:rPr>
        <w:t xml:space="preserve"> of the growing season in most years</w:t>
      </w:r>
      <w:r w:rsidR="0037560D" w:rsidRPr="0067586B">
        <w:rPr>
          <w:rFonts w:ascii="Times New Roman" w:hAnsi="Times New Roman" w:cs="Times New Roman"/>
          <w:sz w:val="24"/>
          <w:szCs w:val="24"/>
        </w:rPr>
        <w:t xml:space="preserve"> (from about 7 to 18 days). </w:t>
      </w:r>
      <w:r w:rsidR="00FE225A" w:rsidRPr="0067586B">
        <w:rPr>
          <w:rFonts w:ascii="Times New Roman" w:hAnsi="Times New Roman" w:cs="Times New Roman"/>
          <w:sz w:val="24"/>
          <w:szCs w:val="24"/>
        </w:rPr>
        <w:t xml:space="preserve">The uniform criterion for wetland hydrology is a minimum of 14 consecutive days in most years </w:t>
      </w:r>
      <w:sdt>
        <w:sdtPr>
          <w:rPr>
            <w:rFonts w:ascii="Times New Roman" w:hAnsi="Times New Roman" w:cs="Times New Roman"/>
            <w:sz w:val="24"/>
            <w:szCs w:val="24"/>
          </w:rPr>
          <w:id w:val="-82842120"/>
          <w:citation/>
        </w:sdtPr>
        <w:sdtEndPr/>
        <w:sdtContent>
          <w:r w:rsidR="00FE225A" w:rsidRPr="0067586B">
            <w:rPr>
              <w:rFonts w:ascii="Times New Roman" w:hAnsi="Times New Roman" w:cs="Times New Roman"/>
              <w:sz w:val="24"/>
              <w:szCs w:val="24"/>
            </w:rPr>
            <w:fldChar w:fldCharType="begin"/>
          </w:r>
          <w:r w:rsidR="00FE225A" w:rsidRPr="0067586B">
            <w:rPr>
              <w:rFonts w:ascii="Times New Roman" w:hAnsi="Times New Roman" w:cs="Times New Roman"/>
              <w:sz w:val="24"/>
              <w:szCs w:val="24"/>
            </w:rPr>
            <w:instrText xml:space="preserve"> CITATION USA10 \l 5130 </w:instrText>
          </w:r>
          <w:r w:rsidR="00FE225A" w:rsidRPr="0067586B">
            <w:rPr>
              <w:rFonts w:ascii="Times New Roman" w:hAnsi="Times New Roman" w:cs="Times New Roman"/>
              <w:sz w:val="24"/>
              <w:szCs w:val="24"/>
            </w:rPr>
            <w:fldChar w:fldCharType="separate"/>
          </w:r>
          <w:r w:rsidR="00FE225A" w:rsidRPr="0067586B">
            <w:rPr>
              <w:rFonts w:ascii="Times New Roman" w:hAnsi="Times New Roman" w:cs="Times New Roman"/>
              <w:noProof/>
              <w:sz w:val="24"/>
              <w:szCs w:val="24"/>
            </w:rPr>
            <w:t>(U.S. Army Corps of Engineers, 2010)</w:t>
          </w:r>
          <w:r w:rsidR="00FE225A" w:rsidRPr="0067586B">
            <w:rPr>
              <w:rFonts w:ascii="Times New Roman" w:hAnsi="Times New Roman" w:cs="Times New Roman"/>
              <w:sz w:val="24"/>
              <w:szCs w:val="24"/>
            </w:rPr>
            <w:fldChar w:fldCharType="end"/>
          </w:r>
        </w:sdtContent>
      </w:sdt>
      <w:r w:rsidR="00FE225A" w:rsidRPr="0067586B">
        <w:rPr>
          <w:rFonts w:ascii="Times New Roman" w:hAnsi="Times New Roman" w:cs="Times New Roman"/>
          <w:sz w:val="24"/>
          <w:szCs w:val="24"/>
        </w:rPr>
        <w:t xml:space="preserve">. </w:t>
      </w:r>
      <w:r w:rsidR="00516445">
        <w:rPr>
          <w:rFonts w:ascii="Times New Roman" w:hAnsi="Times New Roman" w:cs="Times New Roman"/>
          <w:sz w:val="24"/>
          <w:szCs w:val="24"/>
        </w:rPr>
        <w:t xml:space="preserve"> In this study, wetland hydrology criteria </w:t>
      </w:r>
      <w:r w:rsidR="00B67C83">
        <w:rPr>
          <w:rFonts w:ascii="Times New Roman" w:hAnsi="Times New Roman" w:cs="Times New Roman"/>
          <w:sz w:val="24"/>
          <w:szCs w:val="24"/>
        </w:rPr>
        <w:t>were</w:t>
      </w:r>
      <w:r w:rsidR="00516445">
        <w:rPr>
          <w:rFonts w:ascii="Times New Roman" w:hAnsi="Times New Roman" w:cs="Times New Roman"/>
          <w:sz w:val="24"/>
          <w:szCs w:val="24"/>
        </w:rPr>
        <w:t xml:space="preserve"> documented by monitoring soil saturation and/or inundation of the study sites with observation wells installed and continuously monitored during the study period.</w:t>
      </w:r>
      <w:r w:rsidR="00B67C83">
        <w:rPr>
          <w:rFonts w:ascii="Times New Roman" w:hAnsi="Times New Roman" w:cs="Times New Roman"/>
          <w:sz w:val="24"/>
          <w:szCs w:val="24"/>
        </w:rPr>
        <w:t xml:space="preserve"> </w:t>
      </w:r>
      <w:r w:rsidR="00516445">
        <w:rPr>
          <w:rFonts w:ascii="Times New Roman" w:hAnsi="Times New Roman" w:cs="Times New Roman"/>
          <w:sz w:val="24"/>
          <w:szCs w:val="24"/>
        </w:rPr>
        <w:t>The following section describes the Wu’s methodology followed to delineate the wetland areas of the study sites:</w:t>
      </w:r>
    </w:p>
    <w:p w14:paraId="32D31084" w14:textId="1BB5821E" w:rsidR="00516445" w:rsidRPr="0067586B" w:rsidRDefault="00516445" w:rsidP="0027723D">
      <w:pPr>
        <w:jc w:val="both"/>
        <w:rPr>
          <w:rFonts w:ascii="Times New Roman" w:hAnsi="Times New Roman" w:cs="Times New Roman"/>
          <w:sz w:val="24"/>
          <w:szCs w:val="24"/>
        </w:rPr>
      </w:pPr>
      <w:r>
        <w:rPr>
          <w:rFonts w:ascii="Times New Roman" w:hAnsi="Times New Roman" w:cs="Times New Roman"/>
          <w:sz w:val="24"/>
          <w:szCs w:val="24"/>
        </w:rPr>
        <w:t>Normalized Difference Water Index (NDWI)</w:t>
      </w:r>
    </w:p>
    <w:p w14:paraId="0B8B857B" w14:textId="33124CCB" w:rsidR="00FD0EDA" w:rsidRPr="0067586B" w:rsidRDefault="00522E6F" w:rsidP="0027723D">
      <w:pPr>
        <w:jc w:val="both"/>
        <w:rPr>
          <w:rFonts w:ascii="Times New Roman" w:hAnsi="Times New Roman" w:cs="Times New Roman"/>
          <w:sz w:val="24"/>
          <w:szCs w:val="24"/>
        </w:rPr>
      </w:pPr>
      <w:r w:rsidRPr="0067586B">
        <w:rPr>
          <w:rFonts w:ascii="Times New Roman" w:hAnsi="Times New Roman" w:cs="Times New Roman"/>
          <w:sz w:val="24"/>
          <w:szCs w:val="24"/>
        </w:rPr>
        <w:t>The wetlands are a</w:t>
      </w:r>
      <w:r w:rsidR="00B6650C" w:rsidRPr="0067586B">
        <w:rPr>
          <w:rFonts w:ascii="Times New Roman" w:hAnsi="Times New Roman" w:cs="Times New Roman"/>
          <w:sz w:val="24"/>
          <w:szCs w:val="24"/>
        </w:rPr>
        <w:t>n</w:t>
      </w:r>
      <w:r w:rsidRPr="0067586B">
        <w:rPr>
          <w:rFonts w:ascii="Times New Roman" w:hAnsi="Times New Roman" w:cs="Times New Roman"/>
          <w:sz w:val="24"/>
          <w:szCs w:val="24"/>
        </w:rPr>
        <w:t xml:space="preserve"> </w:t>
      </w:r>
      <w:r w:rsidR="008460FF" w:rsidRPr="0067586B">
        <w:rPr>
          <w:rFonts w:ascii="Times New Roman" w:hAnsi="Times New Roman" w:cs="Times New Roman"/>
          <w:sz w:val="24"/>
          <w:szCs w:val="24"/>
        </w:rPr>
        <w:t>essential hydrologic landscape unit</w:t>
      </w:r>
      <w:r w:rsidR="00B6650C" w:rsidRPr="0067586B">
        <w:rPr>
          <w:rFonts w:ascii="Times New Roman" w:hAnsi="Times New Roman" w:cs="Times New Roman"/>
          <w:sz w:val="24"/>
          <w:szCs w:val="24"/>
        </w:rPr>
        <w:t>. The formation, persistence, seize and function of wetlands are controlled by hydrologic processes</w:t>
      </w:r>
      <w:r w:rsidR="00734498" w:rsidRPr="0067586B">
        <w:rPr>
          <w:rFonts w:ascii="Times New Roman" w:hAnsi="Times New Roman" w:cs="Times New Roman"/>
          <w:sz w:val="24"/>
          <w:szCs w:val="24"/>
        </w:rPr>
        <w:t xml:space="preserve"> </w:t>
      </w:r>
      <w:sdt>
        <w:sdtPr>
          <w:rPr>
            <w:rFonts w:ascii="Times New Roman" w:hAnsi="Times New Roman" w:cs="Times New Roman"/>
            <w:sz w:val="24"/>
            <w:szCs w:val="24"/>
          </w:rPr>
          <w:id w:val="682174361"/>
          <w:citation/>
        </w:sdtPr>
        <w:sdtEndPr/>
        <w:sdtContent>
          <w:r w:rsidR="00734498" w:rsidRPr="0067586B">
            <w:rPr>
              <w:rFonts w:ascii="Times New Roman" w:hAnsi="Times New Roman" w:cs="Times New Roman"/>
              <w:sz w:val="24"/>
              <w:szCs w:val="24"/>
            </w:rPr>
            <w:fldChar w:fldCharType="begin"/>
          </w:r>
          <w:r w:rsidR="00734498" w:rsidRPr="0067586B">
            <w:rPr>
              <w:rFonts w:ascii="Times New Roman" w:hAnsi="Times New Roman" w:cs="Times New Roman"/>
              <w:sz w:val="24"/>
              <w:szCs w:val="24"/>
            </w:rPr>
            <w:instrText xml:space="preserve"> CITATION Vir99 \l 5130 </w:instrText>
          </w:r>
          <w:r w:rsidR="00734498" w:rsidRPr="0067586B">
            <w:rPr>
              <w:rFonts w:ascii="Times New Roman" w:hAnsi="Times New Roman" w:cs="Times New Roman"/>
              <w:sz w:val="24"/>
              <w:szCs w:val="24"/>
            </w:rPr>
            <w:fldChar w:fldCharType="separate"/>
          </w:r>
          <w:r w:rsidR="00734498" w:rsidRPr="0067586B">
            <w:rPr>
              <w:rFonts w:ascii="Times New Roman" w:hAnsi="Times New Roman" w:cs="Times New Roman"/>
              <w:noProof/>
              <w:sz w:val="24"/>
              <w:szCs w:val="24"/>
            </w:rPr>
            <w:t>(Carter, 1999)</w:t>
          </w:r>
          <w:r w:rsidR="00734498" w:rsidRPr="0067586B">
            <w:rPr>
              <w:rFonts w:ascii="Times New Roman" w:hAnsi="Times New Roman" w:cs="Times New Roman"/>
              <w:sz w:val="24"/>
              <w:szCs w:val="24"/>
            </w:rPr>
            <w:fldChar w:fldCharType="end"/>
          </w:r>
        </w:sdtContent>
      </w:sdt>
      <w:r w:rsidR="00734498" w:rsidRPr="0067586B">
        <w:rPr>
          <w:rFonts w:ascii="Times New Roman" w:hAnsi="Times New Roman" w:cs="Times New Roman"/>
          <w:sz w:val="24"/>
          <w:szCs w:val="24"/>
        </w:rPr>
        <w:t>.</w:t>
      </w:r>
      <w:r w:rsidR="001F70F9" w:rsidRPr="0067586B">
        <w:rPr>
          <w:rFonts w:ascii="Times New Roman" w:hAnsi="Times New Roman" w:cs="Times New Roman"/>
          <w:sz w:val="24"/>
          <w:szCs w:val="24"/>
        </w:rPr>
        <w:t xml:space="preserve"> </w:t>
      </w:r>
      <w:r w:rsidR="00664086" w:rsidRPr="0067586B">
        <w:rPr>
          <w:rFonts w:ascii="Times New Roman" w:hAnsi="Times New Roman" w:cs="Times New Roman"/>
          <w:sz w:val="24"/>
          <w:szCs w:val="24"/>
        </w:rPr>
        <w:t xml:space="preserve">For this case, the hydrology indicator is derived from </w:t>
      </w:r>
      <w:r w:rsidR="00586353" w:rsidRPr="0067586B">
        <w:rPr>
          <w:rFonts w:ascii="Times New Roman" w:hAnsi="Times New Roman" w:cs="Times New Roman"/>
          <w:sz w:val="24"/>
          <w:szCs w:val="24"/>
        </w:rPr>
        <w:t>remotely sensed image data, using the Normalized Difference Water Index (NDWI) pr</w:t>
      </w:r>
      <w:r w:rsidR="006C783F" w:rsidRPr="0067586B">
        <w:rPr>
          <w:rFonts w:ascii="Times New Roman" w:hAnsi="Times New Roman" w:cs="Times New Roman"/>
          <w:sz w:val="24"/>
          <w:szCs w:val="24"/>
        </w:rPr>
        <w:t xml:space="preserve">esented by McFeeters (1996). The NDWI follows the same </w:t>
      </w:r>
      <w:r w:rsidR="00376869" w:rsidRPr="0067586B">
        <w:rPr>
          <w:rFonts w:ascii="Times New Roman" w:hAnsi="Times New Roman" w:cs="Times New Roman"/>
          <w:sz w:val="24"/>
          <w:szCs w:val="24"/>
        </w:rPr>
        <w:t xml:space="preserve">principle </w:t>
      </w:r>
      <w:r w:rsidR="00355E40" w:rsidRPr="0067586B">
        <w:rPr>
          <w:rFonts w:ascii="Times New Roman" w:hAnsi="Times New Roman" w:cs="Times New Roman"/>
          <w:sz w:val="24"/>
          <w:szCs w:val="24"/>
        </w:rPr>
        <w:t>as</w:t>
      </w:r>
      <w:r w:rsidR="00376869" w:rsidRPr="0067586B">
        <w:rPr>
          <w:rFonts w:ascii="Times New Roman" w:hAnsi="Times New Roman" w:cs="Times New Roman"/>
          <w:sz w:val="24"/>
          <w:szCs w:val="24"/>
        </w:rPr>
        <w:t xml:space="preserve"> the Normalized Difference Vegetation Index (NDVI) </w:t>
      </w:r>
      <w:r w:rsidR="00EB26F1" w:rsidRPr="0067586B">
        <w:rPr>
          <w:rFonts w:ascii="Times New Roman" w:hAnsi="Times New Roman" w:cs="Times New Roman"/>
          <w:sz w:val="24"/>
          <w:szCs w:val="24"/>
        </w:rPr>
        <w:t>based on the reflectance</w:t>
      </w:r>
      <w:r w:rsidR="00782987" w:rsidRPr="0067586B">
        <w:rPr>
          <w:rFonts w:ascii="Times New Roman" w:hAnsi="Times New Roman" w:cs="Times New Roman"/>
          <w:sz w:val="24"/>
          <w:szCs w:val="24"/>
        </w:rPr>
        <w:t xml:space="preserve"> of </w:t>
      </w:r>
      <w:r w:rsidR="004D5928" w:rsidRPr="0067586B">
        <w:rPr>
          <w:rFonts w:ascii="Times New Roman" w:hAnsi="Times New Roman" w:cs="Times New Roman"/>
          <w:sz w:val="24"/>
          <w:szCs w:val="24"/>
        </w:rPr>
        <w:t>certain</w:t>
      </w:r>
      <w:r w:rsidR="00782987" w:rsidRPr="0067586B">
        <w:rPr>
          <w:rFonts w:ascii="Times New Roman" w:hAnsi="Times New Roman" w:cs="Times New Roman"/>
          <w:sz w:val="24"/>
          <w:szCs w:val="24"/>
        </w:rPr>
        <w:t xml:space="preserve"> features </w:t>
      </w:r>
      <w:r w:rsidR="004D5928" w:rsidRPr="0067586B">
        <w:rPr>
          <w:rFonts w:ascii="Times New Roman" w:hAnsi="Times New Roman" w:cs="Times New Roman"/>
          <w:sz w:val="24"/>
          <w:szCs w:val="24"/>
        </w:rPr>
        <w:t xml:space="preserve">in </w:t>
      </w:r>
      <w:r w:rsidR="00ED38CD" w:rsidRPr="0067586B">
        <w:rPr>
          <w:rFonts w:ascii="Times New Roman" w:hAnsi="Times New Roman" w:cs="Times New Roman"/>
          <w:sz w:val="24"/>
          <w:szCs w:val="24"/>
        </w:rPr>
        <w:t xml:space="preserve">specific parts of </w:t>
      </w:r>
      <w:r w:rsidR="004D5928" w:rsidRPr="0067586B">
        <w:rPr>
          <w:rFonts w:ascii="Times New Roman" w:hAnsi="Times New Roman" w:cs="Times New Roman"/>
          <w:sz w:val="24"/>
          <w:szCs w:val="24"/>
        </w:rPr>
        <w:t xml:space="preserve">the </w:t>
      </w:r>
      <w:r w:rsidR="002E21D2" w:rsidRPr="0067586B">
        <w:rPr>
          <w:rFonts w:ascii="Times New Roman" w:hAnsi="Times New Roman" w:cs="Times New Roman"/>
          <w:sz w:val="24"/>
          <w:szCs w:val="24"/>
        </w:rPr>
        <w:t xml:space="preserve">electromagnetic </w:t>
      </w:r>
      <w:r w:rsidR="004D5928" w:rsidRPr="0067586B">
        <w:rPr>
          <w:rFonts w:ascii="Times New Roman" w:hAnsi="Times New Roman" w:cs="Times New Roman"/>
          <w:sz w:val="24"/>
          <w:szCs w:val="24"/>
        </w:rPr>
        <w:t>spectrum.</w:t>
      </w:r>
    </w:p>
    <w:p w14:paraId="5F8F430B" w14:textId="28827ACE" w:rsidR="00FD0EDA" w:rsidRPr="0067586B" w:rsidRDefault="005C58E5" w:rsidP="0027723D">
      <w:pPr>
        <w:jc w:val="both"/>
        <w:rPr>
          <w:rFonts w:ascii="Times New Roman" w:hAnsi="Times New Roman" w:cs="Times New Roman"/>
          <w:sz w:val="24"/>
          <w:szCs w:val="24"/>
        </w:rPr>
      </w:pPr>
      <w:r>
        <w:rPr>
          <w:rFonts w:ascii="Times New Roman" w:hAnsi="Times New Roman" w:cs="Times New Roman"/>
          <w:sz w:val="24"/>
          <w:szCs w:val="24"/>
        </w:rPr>
        <w:t xml:space="preserve">The NDWI is computed using the </w:t>
      </w:r>
      <w:r w:rsidR="008003DD" w:rsidRPr="0067586B">
        <w:rPr>
          <w:rFonts w:ascii="Times New Roman" w:hAnsi="Times New Roman" w:cs="Times New Roman"/>
          <w:sz w:val="24"/>
          <w:szCs w:val="24"/>
        </w:rPr>
        <w:t xml:space="preserve">formula: </w:t>
      </w:r>
    </w:p>
    <w:p w14:paraId="05066445" w14:textId="47F02590" w:rsidR="008003DD" w:rsidRPr="0067586B" w:rsidRDefault="001769F1" w:rsidP="0027723D">
      <w:pPr>
        <w:jc w:val="both"/>
        <w:rPr>
          <w:rFonts w:ascii="Times New Roman" w:hAnsi="Times New Roman" w:cs="Times New Roman"/>
          <w:sz w:val="24"/>
          <w:szCs w:val="24"/>
        </w:rPr>
      </w:pPr>
      <m:oMathPara>
        <m:oMath>
          <m:r>
            <w:rPr>
              <w:rFonts w:ascii="Cambria Math" w:hAnsi="Cambria Math" w:cs="Times New Roman"/>
              <w:sz w:val="24"/>
              <w:szCs w:val="24"/>
            </w:rPr>
            <m:t>NDWI=</m:t>
          </m:r>
          <m:f>
            <m:fPr>
              <m:ctrlPr>
                <w:rPr>
                  <w:rFonts w:ascii="Cambria Math" w:hAnsi="Cambria Math" w:cs="Times New Roman"/>
                  <w:i/>
                  <w:sz w:val="24"/>
                  <w:szCs w:val="24"/>
                </w:rPr>
              </m:ctrlPr>
            </m:fPr>
            <m:num>
              <m:r>
                <w:rPr>
                  <w:rFonts w:ascii="Cambria Math" w:hAnsi="Cambria Math" w:cs="Times New Roman"/>
                  <w:sz w:val="24"/>
                  <w:szCs w:val="24"/>
                </w:rPr>
                <m:t>(GREEN-NIR)</m:t>
              </m:r>
            </m:num>
            <m:den>
              <m:r>
                <w:rPr>
                  <w:rFonts w:ascii="Cambria Math" w:hAnsi="Cambria Math" w:cs="Times New Roman"/>
                  <w:sz w:val="24"/>
                  <w:szCs w:val="24"/>
                </w:rPr>
                <m:t>(GREEN+NIR)</m:t>
              </m:r>
            </m:den>
          </m:f>
        </m:oMath>
      </m:oMathPara>
    </w:p>
    <w:p w14:paraId="04672D32" w14:textId="73E56811" w:rsidR="009C4828" w:rsidRPr="0067586B" w:rsidRDefault="00FB09F1" w:rsidP="0027723D">
      <w:pPr>
        <w:jc w:val="both"/>
        <w:rPr>
          <w:rFonts w:ascii="Times New Roman" w:hAnsi="Times New Roman" w:cs="Times New Roman"/>
          <w:sz w:val="24"/>
          <w:szCs w:val="24"/>
        </w:rPr>
      </w:pPr>
      <w:r w:rsidRPr="0067586B">
        <w:rPr>
          <w:rFonts w:ascii="Times New Roman" w:hAnsi="Times New Roman" w:cs="Times New Roman"/>
          <w:sz w:val="24"/>
          <w:szCs w:val="24"/>
        </w:rPr>
        <w:t xml:space="preserve">where GREEN is a band that encompasses reflected green light and NIR represents reflected near-infrared radiation.  </w:t>
      </w:r>
      <w:r w:rsidR="002C2484" w:rsidRPr="0067586B">
        <w:rPr>
          <w:rFonts w:ascii="Times New Roman" w:hAnsi="Times New Roman" w:cs="Times New Roman"/>
          <w:sz w:val="24"/>
          <w:szCs w:val="24"/>
        </w:rPr>
        <w:t xml:space="preserve">The result of </w:t>
      </w:r>
      <w:r w:rsidR="00BC01A0" w:rsidRPr="0067586B">
        <w:rPr>
          <w:rFonts w:ascii="Times New Roman" w:hAnsi="Times New Roman" w:cs="Times New Roman"/>
          <w:sz w:val="24"/>
          <w:szCs w:val="24"/>
        </w:rPr>
        <w:t xml:space="preserve">this equation </w:t>
      </w:r>
      <w:r w:rsidR="00043E88" w:rsidRPr="0067586B">
        <w:rPr>
          <w:rFonts w:ascii="Times New Roman" w:hAnsi="Times New Roman" w:cs="Times New Roman"/>
          <w:sz w:val="24"/>
          <w:szCs w:val="24"/>
        </w:rPr>
        <w:t>is in</w:t>
      </w:r>
      <w:r w:rsidR="00BC01A0" w:rsidRPr="0067586B">
        <w:rPr>
          <w:rFonts w:ascii="Times New Roman" w:hAnsi="Times New Roman" w:cs="Times New Roman"/>
          <w:sz w:val="24"/>
          <w:szCs w:val="24"/>
        </w:rPr>
        <w:t xml:space="preserve"> a multispectral satellite image </w:t>
      </w:r>
      <w:r w:rsidR="005C58E5">
        <w:rPr>
          <w:rFonts w:ascii="Times New Roman" w:hAnsi="Times New Roman" w:cs="Times New Roman"/>
          <w:sz w:val="24"/>
          <w:szCs w:val="24"/>
        </w:rPr>
        <w:t>of</w:t>
      </w:r>
      <w:r w:rsidR="00BC01A0" w:rsidRPr="0067586B">
        <w:rPr>
          <w:rFonts w:ascii="Times New Roman" w:hAnsi="Times New Roman" w:cs="Times New Roman"/>
          <w:sz w:val="24"/>
          <w:szCs w:val="24"/>
        </w:rPr>
        <w:t xml:space="preserve"> water features with positive values, and soil and terrestrial vegetation features with zero or negative values</w:t>
      </w:r>
      <w:r w:rsidR="00E571CD" w:rsidRPr="0067586B">
        <w:rPr>
          <w:rFonts w:ascii="Times New Roman" w:hAnsi="Times New Roman" w:cs="Times New Roman"/>
          <w:sz w:val="24"/>
          <w:szCs w:val="24"/>
        </w:rPr>
        <w:t xml:space="preserve"> (McFeeters, 1996). </w:t>
      </w:r>
      <w:r w:rsidR="00C32AC2" w:rsidRPr="0067586B">
        <w:rPr>
          <w:rFonts w:ascii="Times New Roman" w:hAnsi="Times New Roman" w:cs="Times New Roman"/>
          <w:sz w:val="24"/>
          <w:szCs w:val="24"/>
        </w:rPr>
        <w:t xml:space="preserve">The NWDI </w:t>
      </w:r>
      <w:r w:rsidR="004B52C2" w:rsidRPr="0067586B">
        <w:rPr>
          <w:rFonts w:ascii="Times New Roman" w:hAnsi="Times New Roman" w:cs="Times New Roman"/>
          <w:sz w:val="24"/>
          <w:szCs w:val="24"/>
        </w:rPr>
        <w:t xml:space="preserve">values range from -1 to </w:t>
      </w:r>
      <w:r w:rsidR="000E6A41" w:rsidRPr="0067586B">
        <w:rPr>
          <w:rFonts w:ascii="Times New Roman" w:hAnsi="Times New Roman" w:cs="Times New Roman"/>
          <w:sz w:val="24"/>
          <w:szCs w:val="24"/>
        </w:rPr>
        <w:t xml:space="preserve">+1, where the values closest to +1 </w:t>
      </w:r>
      <w:r w:rsidR="00530AC2" w:rsidRPr="0067586B">
        <w:rPr>
          <w:rFonts w:ascii="Times New Roman" w:hAnsi="Times New Roman" w:cs="Times New Roman"/>
          <w:sz w:val="24"/>
          <w:szCs w:val="24"/>
        </w:rPr>
        <w:t>indicate</w:t>
      </w:r>
      <w:r w:rsidR="000E6A41" w:rsidRPr="0067586B">
        <w:rPr>
          <w:rFonts w:ascii="Times New Roman" w:hAnsi="Times New Roman" w:cs="Times New Roman"/>
          <w:sz w:val="24"/>
          <w:szCs w:val="24"/>
        </w:rPr>
        <w:t xml:space="preserve"> </w:t>
      </w:r>
      <w:r w:rsidR="005C58E5">
        <w:rPr>
          <w:rFonts w:ascii="Times New Roman" w:hAnsi="Times New Roman" w:cs="Times New Roman"/>
          <w:sz w:val="24"/>
          <w:szCs w:val="24"/>
        </w:rPr>
        <w:t xml:space="preserve">water or high soil moisture areas </w:t>
      </w:r>
      <w:r w:rsidR="000E6A41" w:rsidRPr="0067586B">
        <w:rPr>
          <w:rFonts w:ascii="Times New Roman" w:hAnsi="Times New Roman" w:cs="Times New Roman"/>
          <w:sz w:val="24"/>
          <w:szCs w:val="24"/>
        </w:rPr>
        <w:t xml:space="preserve">(Wu, 2017). </w:t>
      </w:r>
    </w:p>
    <w:p w14:paraId="1A7B60F8" w14:textId="77777777" w:rsidR="006B4122" w:rsidRDefault="006B4122" w:rsidP="0027723D">
      <w:pPr>
        <w:jc w:val="both"/>
        <w:rPr>
          <w:rFonts w:ascii="Times New Roman" w:hAnsi="Times New Roman" w:cs="Times New Roman"/>
          <w:sz w:val="24"/>
          <w:szCs w:val="24"/>
        </w:rPr>
      </w:pPr>
    </w:p>
    <w:p w14:paraId="343BF5E1" w14:textId="77777777" w:rsidR="00043E88" w:rsidRDefault="00043E88" w:rsidP="0027723D">
      <w:pPr>
        <w:jc w:val="both"/>
        <w:rPr>
          <w:rFonts w:ascii="Times New Roman" w:hAnsi="Times New Roman" w:cs="Times New Roman"/>
          <w:sz w:val="24"/>
          <w:szCs w:val="24"/>
        </w:rPr>
      </w:pPr>
    </w:p>
    <w:p w14:paraId="6BF01FE2" w14:textId="77777777" w:rsidR="00E61F88" w:rsidRDefault="00E61F88" w:rsidP="00E61F88">
      <w:pPr>
        <w:jc w:val="both"/>
        <w:rPr>
          <w:rFonts w:ascii="Times New Roman" w:hAnsi="Times New Roman" w:cs="Times New Roman"/>
          <w:sz w:val="24"/>
          <w:szCs w:val="24"/>
        </w:rPr>
      </w:pPr>
    </w:p>
    <w:p w14:paraId="64B3DF3D" w14:textId="22285D64" w:rsidR="000E6A41" w:rsidRPr="00E61F88" w:rsidRDefault="00E61F88" w:rsidP="00E61F88">
      <w:pPr>
        <w:tabs>
          <w:tab w:val="left" w:pos="360"/>
        </w:tabs>
        <w:jc w:val="both"/>
        <w:rPr>
          <w:rFonts w:ascii="Times New Roman" w:hAnsi="Times New Roman" w:cs="Times New Roman"/>
          <w:sz w:val="24"/>
          <w:szCs w:val="24"/>
        </w:rPr>
      </w:pPr>
      <w:r>
        <w:rPr>
          <w:rFonts w:ascii="Times New Roman" w:hAnsi="Times New Roman" w:cs="Times New Roman"/>
          <w:sz w:val="24"/>
          <w:szCs w:val="24"/>
        </w:rPr>
        <w:lastRenderedPageBreak/>
        <w:tab/>
        <w:t xml:space="preserve">2.2.2 </w:t>
      </w:r>
      <w:r w:rsidR="000E6A41" w:rsidRPr="00E61F88">
        <w:rPr>
          <w:rFonts w:ascii="Times New Roman" w:hAnsi="Times New Roman" w:cs="Times New Roman"/>
          <w:sz w:val="24"/>
          <w:szCs w:val="24"/>
        </w:rPr>
        <w:t>Hydric soils</w:t>
      </w:r>
    </w:p>
    <w:p w14:paraId="46540087" w14:textId="64C1C7EA" w:rsidR="000E6A41" w:rsidRPr="0067586B" w:rsidRDefault="005E54F2" w:rsidP="000E6A41">
      <w:pPr>
        <w:jc w:val="both"/>
        <w:rPr>
          <w:rFonts w:ascii="Times New Roman" w:hAnsi="Times New Roman" w:cs="Times New Roman"/>
          <w:sz w:val="24"/>
          <w:szCs w:val="24"/>
        </w:rPr>
      </w:pPr>
      <w:r w:rsidRPr="0067586B">
        <w:rPr>
          <w:rFonts w:ascii="Times New Roman" w:hAnsi="Times New Roman" w:cs="Times New Roman"/>
          <w:sz w:val="24"/>
          <w:szCs w:val="24"/>
        </w:rPr>
        <w:t xml:space="preserve">The National Resources Conservation Service (NRCS) </w:t>
      </w:r>
      <w:r w:rsidR="00CE7E77" w:rsidRPr="0067586B">
        <w:rPr>
          <w:rFonts w:ascii="Times New Roman" w:hAnsi="Times New Roman" w:cs="Times New Roman"/>
          <w:sz w:val="24"/>
          <w:szCs w:val="24"/>
        </w:rPr>
        <w:t>defines</w:t>
      </w:r>
      <w:r w:rsidRPr="0067586B">
        <w:rPr>
          <w:rFonts w:ascii="Times New Roman" w:hAnsi="Times New Roman" w:cs="Times New Roman"/>
          <w:sz w:val="24"/>
          <w:szCs w:val="24"/>
        </w:rPr>
        <w:t xml:space="preserve"> h</w:t>
      </w:r>
      <w:r w:rsidR="002C5272" w:rsidRPr="0067586B">
        <w:rPr>
          <w:rFonts w:ascii="Times New Roman" w:hAnsi="Times New Roman" w:cs="Times New Roman"/>
          <w:sz w:val="24"/>
          <w:szCs w:val="24"/>
        </w:rPr>
        <w:t>ydric soils a</w:t>
      </w:r>
      <w:r w:rsidRPr="0067586B">
        <w:rPr>
          <w:rFonts w:ascii="Times New Roman" w:hAnsi="Times New Roman" w:cs="Times New Roman"/>
          <w:sz w:val="24"/>
          <w:szCs w:val="24"/>
        </w:rPr>
        <w:t>s</w:t>
      </w:r>
      <w:r w:rsidR="00BE48CB" w:rsidRPr="0067586B">
        <w:rPr>
          <w:rFonts w:ascii="Times New Roman" w:hAnsi="Times New Roman" w:cs="Times New Roman"/>
          <w:sz w:val="24"/>
          <w:szCs w:val="24"/>
        </w:rPr>
        <w:t xml:space="preserve"> soils formed under conditions of saturation, flooding or ponding long enough during the growing season </w:t>
      </w:r>
      <w:r w:rsidR="00413AC4" w:rsidRPr="0067586B">
        <w:rPr>
          <w:rFonts w:ascii="Times New Roman" w:hAnsi="Times New Roman" w:cs="Times New Roman"/>
          <w:sz w:val="24"/>
          <w:szCs w:val="24"/>
        </w:rPr>
        <w:t>to develop anaerobic conditio</w:t>
      </w:r>
      <w:r w:rsidR="009B10DA" w:rsidRPr="0067586B">
        <w:rPr>
          <w:rFonts w:ascii="Times New Roman" w:hAnsi="Times New Roman" w:cs="Times New Roman"/>
          <w:sz w:val="24"/>
          <w:szCs w:val="24"/>
        </w:rPr>
        <w:t xml:space="preserve">ns in the </w:t>
      </w:r>
      <w:r w:rsidR="00E61F88">
        <w:rPr>
          <w:rFonts w:ascii="Times New Roman" w:hAnsi="Times New Roman" w:cs="Times New Roman"/>
          <w:sz w:val="24"/>
          <w:szCs w:val="24"/>
        </w:rPr>
        <w:t xml:space="preserve">soil’s </w:t>
      </w:r>
      <w:r w:rsidR="009B10DA" w:rsidRPr="0067586B">
        <w:rPr>
          <w:rFonts w:ascii="Times New Roman" w:hAnsi="Times New Roman" w:cs="Times New Roman"/>
          <w:sz w:val="24"/>
          <w:szCs w:val="24"/>
        </w:rPr>
        <w:t xml:space="preserve">upper part </w:t>
      </w:r>
      <w:r w:rsidR="00E61F88">
        <w:rPr>
          <w:rFonts w:ascii="Times New Roman" w:hAnsi="Times New Roman" w:cs="Times New Roman"/>
          <w:sz w:val="24"/>
          <w:szCs w:val="24"/>
        </w:rPr>
        <w:t xml:space="preserve">layer </w:t>
      </w:r>
      <w:r w:rsidR="009B10DA" w:rsidRPr="0067586B">
        <w:rPr>
          <w:rFonts w:ascii="Times New Roman" w:hAnsi="Times New Roman" w:cs="Times New Roman"/>
          <w:sz w:val="24"/>
          <w:szCs w:val="24"/>
        </w:rPr>
        <w:t xml:space="preserve">(NRCS, </w:t>
      </w:r>
      <w:r w:rsidR="00A77839" w:rsidRPr="0067586B">
        <w:rPr>
          <w:rFonts w:ascii="Times New Roman" w:hAnsi="Times New Roman" w:cs="Times New Roman"/>
          <w:sz w:val="24"/>
          <w:szCs w:val="24"/>
        </w:rPr>
        <w:t>20</w:t>
      </w:r>
      <w:r w:rsidR="003112AA" w:rsidRPr="0067586B">
        <w:rPr>
          <w:rFonts w:ascii="Times New Roman" w:hAnsi="Times New Roman" w:cs="Times New Roman"/>
          <w:sz w:val="24"/>
          <w:szCs w:val="24"/>
        </w:rPr>
        <w:t>12</w:t>
      </w:r>
      <w:r w:rsidR="00A77839" w:rsidRPr="0067586B">
        <w:rPr>
          <w:rFonts w:ascii="Times New Roman" w:hAnsi="Times New Roman" w:cs="Times New Roman"/>
          <w:sz w:val="24"/>
          <w:szCs w:val="24"/>
        </w:rPr>
        <w:t xml:space="preserve">). </w:t>
      </w:r>
    </w:p>
    <w:p w14:paraId="105B355A" w14:textId="753B2D09" w:rsidR="00F27504" w:rsidRPr="0067586B" w:rsidRDefault="004B233A" w:rsidP="000E6A41">
      <w:pPr>
        <w:jc w:val="both"/>
        <w:rPr>
          <w:rFonts w:ascii="Times New Roman" w:hAnsi="Times New Roman" w:cs="Times New Roman"/>
          <w:sz w:val="24"/>
          <w:szCs w:val="24"/>
        </w:rPr>
      </w:pPr>
      <w:r>
        <w:rPr>
          <w:rFonts w:ascii="Times New Roman" w:hAnsi="Times New Roman" w:cs="Times New Roman"/>
          <w:sz w:val="24"/>
          <w:szCs w:val="24"/>
        </w:rPr>
        <w:t>H</w:t>
      </w:r>
      <w:r w:rsidR="00B8309C" w:rsidRPr="0067586B">
        <w:rPr>
          <w:rFonts w:ascii="Times New Roman" w:hAnsi="Times New Roman" w:cs="Times New Roman"/>
          <w:sz w:val="24"/>
          <w:szCs w:val="24"/>
        </w:rPr>
        <w:t xml:space="preserve">ydric soils </w:t>
      </w:r>
      <w:r w:rsidR="00ED388F" w:rsidRPr="0067586B">
        <w:rPr>
          <w:rFonts w:ascii="Times New Roman" w:hAnsi="Times New Roman" w:cs="Times New Roman"/>
          <w:sz w:val="24"/>
          <w:szCs w:val="24"/>
        </w:rPr>
        <w:t xml:space="preserve">are all map units that have at least one map unit component that is hydric. The criteria </w:t>
      </w:r>
      <w:r w:rsidR="00B22F60" w:rsidRPr="0067586B">
        <w:rPr>
          <w:rFonts w:ascii="Times New Roman" w:hAnsi="Times New Roman" w:cs="Times New Roman"/>
          <w:sz w:val="24"/>
          <w:szCs w:val="24"/>
        </w:rPr>
        <w:t>for categoriz</w:t>
      </w:r>
      <w:r>
        <w:rPr>
          <w:rFonts w:ascii="Times New Roman" w:hAnsi="Times New Roman" w:cs="Times New Roman"/>
          <w:sz w:val="24"/>
          <w:szCs w:val="24"/>
        </w:rPr>
        <w:t xml:space="preserve">ing </w:t>
      </w:r>
      <w:r w:rsidR="00B22F60" w:rsidRPr="0067586B">
        <w:rPr>
          <w:rFonts w:ascii="Times New Roman" w:hAnsi="Times New Roman" w:cs="Times New Roman"/>
          <w:sz w:val="24"/>
          <w:szCs w:val="24"/>
        </w:rPr>
        <w:t xml:space="preserve">as hydric are: </w:t>
      </w:r>
    </w:p>
    <w:p w14:paraId="58FAFE16" w14:textId="45CE8F93" w:rsidR="00B22F60" w:rsidRPr="0067586B" w:rsidRDefault="00B22F60" w:rsidP="00B22F60">
      <w:pPr>
        <w:pStyle w:val="ListParagraph"/>
        <w:numPr>
          <w:ilvl w:val="0"/>
          <w:numId w:val="3"/>
        </w:numPr>
        <w:jc w:val="both"/>
        <w:rPr>
          <w:rFonts w:ascii="Times New Roman" w:hAnsi="Times New Roman" w:cs="Times New Roman"/>
          <w:sz w:val="24"/>
          <w:szCs w:val="24"/>
        </w:rPr>
      </w:pPr>
      <w:r w:rsidRPr="0067586B">
        <w:rPr>
          <w:rFonts w:ascii="Times New Roman" w:hAnsi="Times New Roman" w:cs="Times New Roman"/>
          <w:sz w:val="24"/>
          <w:szCs w:val="24"/>
        </w:rPr>
        <w:t xml:space="preserve">All </w:t>
      </w:r>
      <w:proofErr w:type="spellStart"/>
      <w:r w:rsidRPr="0067586B">
        <w:rPr>
          <w:rFonts w:ascii="Times New Roman" w:hAnsi="Times New Roman" w:cs="Times New Roman"/>
          <w:sz w:val="24"/>
          <w:szCs w:val="24"/>
        </w:rPr>
        <w:t>Histels</w:t>
      </w:r>
      <w:proofErr w:type="spellEnd"/>
      <w:r w:rsidRPr="0067586B">
        <w:rPr>
          <w:rFonts w:ascii="Times New Roman" w:hAnsi="Times New Roman" w:cs="Times New Roman"/>
          <w:sz w:val="24"/>
          <w:szCs w:val="24"/>
        </w:rPr>
        <w:t xml:space="preserve"> except </w:t>
      </w:r>
      <w:proofErr w:type="spellStart"/>
      <w:r w:rsidRPr="0067586B">
        <w:rPr>
          <w:rFonts w:ascii="Times New Roman" w:hAnsi="Times New Roman" w:cs="Times New Roman"/>
          <w:sz w:val="24"/>
          <w:szCs w:val="24"/>
        </w:rPr>
        <w:t>Folistels</w:t>
      </w:r>
      <w:proofErr w:type="spellEnd"/>
      <w:r w:rsidRPr="0067586B">
        <w:rPr>
          <w:rFonts w:ascii="Times New Roman" w:hAnsi="Times New Roman" w:cs="Times New Roman"/>
          <w:sz w:val="24"/>
          <w:szCs w:val="24"/>
        </w:rPr>
        <w:t xml:space="preserve"> and </w:t>
      </w:r>
      <w:proofErr w:type="spellStart"/>
      <w:r w:rsidRPr="0067586B">
        <w:rPr>
          <w:rFonts w:ascii="Times New Roman" w:hAnsi="Times New Roman" w:cs="Times New Roman"/>
          <w:sz w:val="24"/>
          <w:szCs w:val="24"/>
        </w:rPr>
        <w:t>Histosols</w:t>
      </w:r>
      <w:proofErr w:type="spellEnd"/>
      <w:r w:rsidR="00F64665" w:rsidRPr="0067586B">
        <w:rPr>
          <w:rFonts w:ascii="Times New Roman" w:hAnsi="Times New Roman" w:cs="Times New Roman"/>
          <w:sz w:val="24"/>
          <w:szCs w:val="24"/>
        </w:rPr>
        <w:t xml:space="preserve"> except </w:t>
      </w:r>
      <w:proofErr w:type="spellStart"/>
      <w:r w:rsidR="00F64665" w:rsidRPr="0067586B">
        <w:rPr>
          <w:rFonts w:ascii="Times New Roman" w:hAnsi="Times New Roman" w:cs="Times New Roman"/>
          <w:sz w:val="24"/>
          <w:szCs w:val="24"/>
        </w:rPr>
        <w:t>Folists</w:t>
      </w:r>
      <w:proofErr w:type="spellEnd"/>
      <w:r w:rsidR="00F64665" w:rsidRPr="0067586B">
        <w:rPr>
          <w:rFonts w:ascii="Times New Roman" w:hAnsi="Times New Roman" w:cs="Times New Roman"/>
          <w:sz w:val="24"/>
          <w:szCs w:val="24"/>
        </w:rPr>
        <w:t xml:space="preserve">. </w:t>
      </w:r>
    </w:p>
    <w:p w14:paraId="24509B8B" w14:textId="472D8A7E" w:rsidR="00F64665" w:rsidRPr="0067586B" w:rsidRDefault="00F64665" w:rsidP="00B22F60">
      <w:pPr>
        <w:pStyle w:val="ListParagraph"/>
        <w:numPr>
          <w:ilvl w:val="0"/>
          <w:numId w:val="3"/>
        </w:numPr>
        <w:jc w:val="both"/>
        <w:rPr>
          <w:rFonts w:ascii="Times New Roman" w:hAnsi="Times New Roman" w:cs="Times New Roman"/>
          <w:sz w:val="24"/>
          <w:szCs w:val="24"/>
        </w:rPr>
      </w:pPr>
      <w:r w:rsidRPr="0067586B">
        <w:rPr>
          <w:rFonts w:ascii="Times New Roman" w:hAnsi="Times New Roman" w:cs="Times New Roman"/>
          <w:sz w:val="24"/>
          <w:szCs w:val="24"/>
        </w:rPr>
        <w:t>Map unit components in Aquic suborders, great groups</w:t>
      </w:r>
      <w:r w:rsidR="00084513" w:rsidRPr="0067586B">
        <w:rPr>
          <w:rFonts w:ascii="Times New Roman" w:hAnsi="Times New Roman" w:cs="Times New Roman"/>
          <w:sz w:val="24"/>
          <w:szCs w:val="24"/>
        </w:rPr>
        <w:t xml:space="preserve">, or subgroups; </w:t>
      </w:r>
      <w:proofErr w:type="spellStart"/>
      <w:r w:rsidR="00084513" w:rsidRPr="0067586B">
        <w:rPr>
          <w:rFonts w:ascii="Times New Roman" w:hAnsi="Times New Roman" w:cs="Times New Roman"/>
          <w:sz w:val="24"/>
          <w:szCs w:val="24"/>
        </w:rPr>
        <w:t>Albolls</w:t>
      </w:r>
      <w:proofErr w:type="spellEnd"/>
      <w:r w:rsidR="00084513" w:rsidRPr="0067586B">
        <w:rPr>
          <w:rFonts w:ascii="Times New Roman" w:hAnsi="Times New Roman" w:cs="Times New Roman"/>
          <w:sz w:val="24"/>
          <w:szCs w:val="24"/>
        </w:rPr>
        <w:t xml:space="preserve"> suborder</w:t>
      </w:r>
      <w:r w:rsidR="002D631A" w:rsidRPr="0067586B">
        <w:rPr>
          <w:rFonts w:ascii="Times New Roman" w:hAnsi="Times New Roman" w:cs="Times New Roman"/>
          <w:sz w:val="24"/>
          <w:szCs w:val="24"/>
        </w:rPr>
        <w:t xml:space="preserve">, </w:t>
      </w:r>
      <w:proofErr w:type="spellStart"/>
      <w:r w:rsidR="002D631A" w:rsidRPr="0067586B">
        <w:rPr>
          <w:rFonts w:ascii="Times New Roman" w:hAnsi="Times New Roman" w:cs="Times New Roman"/>
          <w:sz w:val="24"/>
          <w:szCs w:val="24"/>
        </w:rPr>
        <w:t>Historthels</w:t>
      </w:r>
      <w:proofErr w:type="spellEnd"/>
      <w:r w:rsidR="002D631A" w:rsidRPr="0067586B">
        <w:rPr>
          <w:rFonts w:ascii="Times New Roman" w:hAnsi="Times New Roman" w:cs="Times New Roman"/>
          <w:sz w:val="24"/>
          <w:szCs w:val="24"/>
        </w:rPr>
        <w:t xml:space="preserve"> great group, </w:t>
      </w:r>
      <w:proofErr w:type="spellStart"/>
      <w:r w:rsidR="002D631A" w:rsidRPr="0067586B">
        <w:rPr>
          <w:rFonts w:ascii="Times New Roman" w:hAnsi="Times New Roman" w:cs="Times New Roman"/>
          <w:sz w:val="24"/>
          <w:szCs w:val="24"/>
        </w:rPr>
        <w:t>Histoturbels</w:t>
      </w:r>
      <w:proofErr w:type="spellEnd"/>
      <w:r w:rsidR="002D631A" w:rsidRPr="0067586B">
        <w:rPr>
          <w:rFonts w:ascii="Times New Roman" w:hAnsi="Times New Roman" w:cs="Times New Roman"/>
          <w:sz w:val="24"/>
          <w:szCs w:val="24"/>
        </w:rPr>
        <w:t xml:space="preserve"> great group, or Andic, </w:t>
      </w:r>
      <w:proofErr w:type="spellStart"/>
      <w:r w:rsidR="002D631A" w:rsidRPr="0067586B">
        <w:rPr>
          <w:rFonts w:ascii="Times New Roman" w:hAnsi="Times New Roman" w:cs="Times New Roman"/>
          <w:sz w:val="24"/>
          <w:szCs w:val="24"/>
        </w:rPr>
        <w:t>Cumulic</w:t>
      </w:r>
      <w:proofErr w:type="spellEnd"/>
      <w:r w:rsidR="002D631A" w:rsidRPr="0067586B">
        <w:rPr>
          <w:rFonts w:ascii="Times New Roman" w:hAnsi="Times New Roman" w:cs="Times New Roman"/>
          <w:sz w:val="24"/>
          <w:szCs w:val="24"/>
        </w:rPr>
        <w:t xml:space="preserve">, </w:t>
      </w:r>
      <w:proofErr w:type="spellStart"/>
      <w:r w:rsidR="002D631A" w:rsidRPr="0067586B">
        <w:rPr>
          <w:rFonts w:ascii="Times New Roman" w:hAnsi="Times New Roman" w:cs="Times New Roman"/>
          <w:sz w:val="24"/>
          <w:szCs w:val="24"/>
        </w:rPr>
        <w:t>Pachic</w:t>
      </w:r>
      <w:proofErr w:type="spellEnd"/>
      <w:r w:rsidR="002D631A" w:rsidRPr="0067586B">
        <w:rPr>
          <w:rFonts w:ascii="Times New Roman" w:hAnsi="Times New Roman" w:cs="Times New Roman"/>
          <w:sz w:val="24"/>
          <w:szCs w:val="24"/>
        </w:rPr>
        <w:t xml:space="preserve">, or </w:t>
      </w:r>
      <w:proofErr w:type="spellStart"/>
      <w:r w:rsidR="002D631A" w:rsidRPr="0067586B">
        <w:rPr>
          <w:rFonts w:ascii="Times New Roman" w:hAnsi="Times New Roman" w:cs="Times New Roman"/>
          <w:sz w:val="24"/>
          <w:szCs w:val="24"/>
        </w:rPr>
        <w:t>Vitrandic</w:t>
      </w:r>
      <w:proofErr w:type="spellEnd"/>
      <w:r w:rsidR="009018DF" w:rsidRPr="0067586B">
        <w:rPr>
          <w:rFonts w:ascii="Times New Roman" w:hAnsi="Times New Roman" w:cs="Times New Roman"/>
          <w:sz w:val="24"/>
          <w:szCs w:val="24"/>
        </w:rPr>
        <w:t xml:space="preserve"> subgroups</w:t>
      </w:r>
      <w:r w:rsidR="005C5500" w:rsidRPr="0067586B">
        <w:rPr>
          <w:rFonts w:ascii="Times New Roman" w:hAnsi="Times New Roman" w:cs="Times New Roman"/>
          <w:sz w:val="24"/>
          <w:szCs w:val="24"/>
        </w:rPr>
        <w:t xml:space="preserve">. </w:t>
      </w:r>
    </w:p>
    <w:p w14:paraId="622A9665" w14:textId="785F1F7A" w:rsidR="009018DF" w:rsidRPr="0067586B" w:rsidRDefault="005C5500" w:rsidP="00B22F60">
      <w:pPr>
        <w:pStyle w:val="ListParagraph"/>
        <w:numPr>
          <w:ilvl w:val="0"/>
          <w:numId w:val="3"/>
        </w:numPr>
        <w:jc w:val="both"/>
        <w:rPr>
          <w:rFonts w:ascii="Times New Roman" w:hAnsi="Times New Roman" w:cs="Times New Roman"/>
          <w:sz w:val="24"/>
          <w:szCs w:val="24"/>
        </w:rPr>
      </w:pPr>
      <w:r w:rsidRPr="0067586B">
        <w:rPr>
          <w:rFonts w:ascii="Times New Roman" w:hAnsi="Times New Roman" w:cs="Times New Roman"/>
          <w:sz w:val="24"/>
          <w:szCs w:val="24"/>
        </w:rPr>
        <w:t>Map unit components that are frequently ponded for long duration or very long duration during the growing season</w:t>
      </w:r>
      <w:r w:rsidR="003112AA" w:rsidRPr="0067586B">
        <w:rPr>
          <w:rFonts w:ascii="Times New Roman" w:hAnsi="Times New Roman" w:cs="Times New Roman"/>
          <w:sz w:val="24"/>
          <w:szCs w:val="24"/>
        </w:rPr>
        <w:t xml:space="preserve">. </w:t>
      </w:r>
    </w:p>
    <w:p w14:paraId="77252C68" w14:textId="538E6E61" w:rsidR="003112AA" w:rsidRPr="0067586B" w:rsidRDefault="003112AA" w:rsidP="00B22F60">
      <w:pPr>
        <w:pStyle w:val="ListParagraph"/>
        <w:numPr>
          <w:ilvl w:val="0"/>
          <w:numId w:val="3"/>
        </w:numPr>
        <w:jc w:val="both"/>
        <w:rPr>
          <w:rFonts w:ascii="Times New Roman" w:hAnsi="Times New Roman" w:cs="Times New Roman"/>
          <w:sz w:val="24"/>
          <w:szCs w:val="24"/>
        </w:rPr>
      </w:pPr>
      <w:r w:rsidRPr="0067586B">
        <w:rPr>
          <w:rFonts w:ascii="Times New Roman" w:hAnsi="Times New Roman" w:cs="Times New Roman"/>
          <w:sz w:val="24"/>
          <w:szCs w:val="24"/>
        </w:rPr>
        <w:t xml:space="preserve">Map unit components that are frequently flooded for long duration or very long duration during the growing season </w:t>
      </w:r>
      <w:sdt>
        <w:sdtPr>
          <w:rPr>
            <w:rFonts w:ascii="Times New Roman" w:hAnsi="Times New Roman" w:cs="Times New Roman"/>
            <w:sz w:val="24"/>
            <w:szCs w:val="24"/>
          </w:rPr>
          <w:id w:val="-899126279"/>
          <w:citation/>
        </w:sdtPr>
        <w:sdtEndPr/>
        <w:sdtContent>
          <w:r w:rsidRPr="0067586B">
            <w:rPr>
              <w:rFonts w:ascii="Times New Roman" w:hAnsi="Times New Roman" w:cs="Times New Roman"/>
              <w:sz w:val="24"/>
              <w:szCs w:val="24"/>
            </w:rPr>
            <w:fldChar w:fldCharType="begin"/>
          </w:r>
          <w:r w:rsidRPr="0067586B">
            <w:rPr>
              <w:rFonts w:ascii="Times New Roman" w:hAnsi="Times New Roman" w:cs="Times New Roman"/>
              <w:sz w:val="24"/>
              <w:szCs w:val="24"/>
            </w:rPr>
            <w:instrText xml:space="preserve"> CITATION NRC12 \l 5130 </w:instrText>
          </w:r>
          <w:r w:rsidRPr="0067586B">
            <w:rPr>
              <w:rFonts w:ascii="Times New Roman" w:hAnsi="Times New Roman" w:cs="Times New Roman"/>
              <w:sz w:val="24"/>
              <w:szCs w:val="24"/>
            </w:rPr>
            <w:fldChar w:fldCharType="separate"/>
          </w:r>
          <w:r w:rsidRPr="0067586B">
            <w:rPr>
              <w:rFonts w:ascii="Times New Roman" w:hAnsi="Times New Roman" w:cs="Times New Roman"/>
              <w:noProof/>
              <w:sz w:val="24"/>
              <w:szCs w:val="24"/>
            </w:rPr>
            <w:t>(NRCS, 2012)</w:t>
          </w:r>
          <w:r w:rsidRPr="0067586B">
            <w:rPr>
              <w:rFonts w:ascii="Times New Roman" w:hAnsi="Times New Roman" w:cs="Times New Roman"/>
              <w:sz w:val="24"/>
              <w:szCs w:val="24"/>
            </w:rPr>
            <w:fldChar w:fldCharType="end"/>
          </w:r>
        </w:sdtContent>
      </w:sdt>
      <w:r w:rsidRPr="0067586B">
        <w:rPr>
          <w:rFonts w:ascii="Times New Roman" w:hAnsi="Times New Roman" w:cs="Times New Roman"/>
          <w:sz w:val="24"/>
          <w:szCs w:val="24"/>
        </w:rPr>
        <w:t xml:space="preserve">. </w:t>
      </w:r>
    </w:p>
    <w:p w14:paraId="366635C3" w14:textId="31C97636" w:rsidR="00E571CD" w:rsidRPr="0067586B" w:rsidRDefault="004B233A" w:rsidP="0027723D">
      <w:pPr>
        <w:jc w:val="both"/>
        <w:rPr>
          <w:rFonts w:ascii="Times New Roman" w:hAnsi="Times New Roman" w:cs="Times New Roman"/>
          <w:sz w:val="24"/>
          <w:szCs w:val="24"/>
        </w:rPr>
      </w:pPr>
      <w:r>
        <w:rPr>
          <w:rFonts w:ascii="Times New Roman" w:hAnsi="Times New Roman" w:cs="Times New Roman"/>
          <w:sz w:val="24"/>
          <w:szCs w:val="24"/>
        </w:rPr>
        <w:t>H</w:t>
      </w:r>
      <w:r w:rsidR="004510E9" w:rsidRPr="0067586B">
        <w:rPr>
          <w:rFonts w:ascii="Times New Roman" w:hAnsi="Times New Roman" w:cs="Times New Roman"/>
          <w:sz w:val="24"/>
          <w:szCs w:val="24"/>
        </w:rPr>
        <w:t xml:space="preserve">ydric soils </w:t>
      </w:r>
      <w:r>
        <w:rPr>
          <w:rFonts w:ascii="Times New Roman" w:hAnsi="Times New Roman" w:cs="Times New Roman"/>
          <w:sz w:val="24"/>
          <w:szCs w:val="24"/>
        </w:rPr>
        <w:t xml:space="preserve">spatial </w:t>
      </w:r>
      <w:r w:rsidR="004510E9" w:rsidRPr="0067586B">
        <w:rPr>
          <w:rFonts w:ascii="Times New Roman" w:hAnsi="Times New Roman" w:cs="Times New Roman"/>
          <w:sz w:val="24"/>
          <w:szCs w:val="24"/>
        </w:rPr>
        <w:t>data was obtained from the Soil Survey Geographic Database (SSURGO)</w:t>
      </w:r>
      <w:r w:rsidR="004500EE" w:rsidRPr="0067586B">
        <w:rPr>
          <w:rFonts w:ascii="Times New Roman" w:hAnsi="Times New Roman" w:cs="Times New Roman"/>
          <w:sz w:val="24"/>
          <w:szCs w:val="24"/>
        </w:rPr>
        <w:t xml:space="preserve">, which </w:t>
      </w:r>
      <w:r w:rsidR="0074303B" w:rsidRPr="0067586B">
        <w:rPr>
          <w:rFonts w:ascii="Times New Roman" w:hAnsi="Times New Roman" w:cs="Times New Roman"/>
          <w:sz w:val="24"/>
          <w:szCs w:val="24"/>
        </w:rPr>
        <w:t>consists</w:t>
      </w:r>
      <w:r w:rsidR="004500EE" w:rsidRPr="0067586B">
        <w:rPr>
          <w:rFonts w:ascii="Times New Roman" w:hAnsi="Times New Roman" w:cs="Times New Roman"/>
          <w:sz w:val="24"/>
          <w:szCs w:val="24"/>
        </w:rPr>
        <w:t xml:space="preserve"> of spatial data </w:t>
      </w:r>
      <w:r w:rsidR="0074303B" w:rsidRPr="0067586B">
        <w:rPr>
          <w:rFonts w:ascii="Times New Roman" w:hAnsi="Times New Roman" w:cs="Times New Roman"/>
          <w:sz w:val="24"/>
          <w:szCs w:val="24"/>
        </w:rPr>
        <w:t xml:space="preserve">(map unit polygons) and tabular data. </w:t>
      </w:r>
      <w:r w:rsidR="001E3547" w:rsidRPr="0067586B">
        <w:rPr>
          <w:rFonts w:ascii="Times New Roman" w:hAnsi="Times New Roman" w:cs="Times New Roman"/>
          <w:sz w:val="24"/>
          <w:szCs w:val="24"/>
        </w:rPr>
        <w:t xml:space="preserve">The attribute table </w:t>
      </w:r>
      <w:r w:rsidR="00D24057" w:rsidRPr="0067586B">
        <w:rPr>
          <w:rFonts w:ascii="Times New Roman" w:hAnsi="Times New Roman" w:cs="Times New Roman"/>
          <w:sz w:val="24"/>
          <w:szCs w:val="24"/>
        </w:rPr>
        <w:t>field called “</w:t>
      </w:r>
      <w:proofErr w:type="spellStart"/>
      <w:r w:rsidR="00D24057" w:rsidRPr="00A36E80">
        <w:rPr>
          <w:rFonts w:ascii="Times New Roman" w:hAnsi="Times New Roman" w:cs="Times New Roman"/>
          <w:i/>
          <w:iCs/>
          <w:sz w:val="24"/>
          <w:szCs w:val="24"/>
        </w:rPr>
        <w:t>hydclprs</w:t>
      </w:r>
      <w:proofErr w:type="spellEnd"/>
      <w:r w:rsidR="00D24057" w:rsidRPr="0067586B">
        <w:rPr>
          <w:rFonts w:ascii="Times New Roman" w:hAnsi="Times New Roman" w:cs="Times New Roman"/>
          <w:sz w:val="24"/>
          <w:szCs w:val="24"/>
        </w:rPr>
        <w:t>” (Hydric Classification – Presence)</w:t>
      </w:r>
      <w:r w:rsidR="00763BF0" w:rsidRPr="0067586B">
        <w:rPr>
          <w:rFonts w:ascii="Times New Roman" w:hAnsi="Times New Roman" w:cs="Times New Roman"/>
          <w:sz w:val="24"/>
          <w:szCs w:val="24"/>
        </w:rPr>
        <w:t xml:space="preserve"> indicates the proportion of the map unit </w:t>
      </w:r>
      <w:r w:rsidR="00C24E47" w:rsidRPr="0067586B">
        <w:rPr>
          <w:rFonts w:ascii="Times New Roman" w:hAnsi="Times New Roman" w:cs="Times New Roman"/>
          <w:sz w:val="24"/>
          <w:szCs w:val="24"/>
        </w:rPr>
        <w:t xml:space="preserve">that is hydric (Wu, 2017). </w:t>
      </w:r>
    </w:p>
    <w:p w14:paraId="2442AB26" w14:textId="77777777" w:rsidR="00C24E47" w:rsidRPr="0067586B" w:rsidRDefault="00C24E47" w:rsidP="0027723D">
      <w:pPr>
        <w:jc w:val="both"/>
        <w:rPr>
          <w:rFonts w:ascii="Times New Roman" w:hAnsi="Times New Roman" w:cs="Times New Roman"/>
          <w:sz w:val="24"/>
          <w:szCs w:val="24"/>
        </w:rPr>
      </w:pPr>
    </w:p>
    <w:p w14:paraId="62BEC054" w14:textId="30806173" w:rsidR="00D16B91" w:rsidRPr="00E61F88" w:rsidRDefault="00D16B91" w:rsidP="00E61F88">
      <w:pPr>
        <w:pStyle w:val="ListParagraph"/>
        <w:numPr>
          <w:ilvl w:val="0"/>
          <w:numId w:val="9"/>
        </w:numPr>
        <w:jc w:val="both"/>
        <w:rPr>
          <w:rFonts w:ascii="Times New Roman" w:hAnsi="Times New Roman" w:cs="Times New Roman"/>
          <w:sz w:val="24"/>
          <w:szCs w:val="24"/>
        </w:rPr>
      </w:pPr>
      <w:r w:rsidRPr="00E61F88">
        <w:rPr>
          <w:rFonts w:ascii="Times New Roman" w:hAnsi="Times New Roman" w:cs="Times New Roman"/>
          <w:sz w:val="24"/>
          <w:szCs w:val="24"/>
        </w:rPr>
        <w:t>Topographic position</w:t>
      </w:r>
    </w:p>
    <w:p w14:paraId="5C344A1A" w14:textId="69741352" w:rsidR="001205C5" w:rsidRPr="0067586B" w:rsidRDefault="000B1015" w:rsidP="00D16B91">
      <w:pPr>
        <w:jc w:val="both"/>
        <w:rPr>
          <w:rFonts w:ascii="Times New Roman" w:hAnsi="Times New Roman" w:cs="Times New Roman"/>
          <w:sz w:val="24"/>
          <w:szCs w:val="24"/>
        </w:rPr>
      </w:pPr>
      <w:r w:rsidRPr="0067586B">
        <w:rPr>
          <w:rFonts w:ascii="Times New Roman" w:hAnsi="Times New Roman" w:cs="Times New Roman"/>
          <w:sz w:val="24"/>
          <w:szCs w:val="24"/>
        </w:rPr>
        <w:t xml:space="preserve">The topography is </w:t>
      </w:r>
      <w:r w:rsidR="00B56D89" w:rsidRPr="0067586B">
        <w:rPr>
          <w:rFonts w:ascii="Times New Roman" w:hAnsi="Times New Roman" w:cs="Times New Roman"/>
          <w:sz w:val="24"/>
          <w:szCs w:val="24"/>
        </w:rPr>
        <w:t>one of the most important</w:t>
      </w:r>
      <w:r w:rsidRPr="0067586B">
        <w:rPr>
          <w:rFonts w:ascii="Times New Roman" w:hAnsi="Times New Roman" w:cs="Times New Roman"/>
          <w:sz w:val="24"/>
          <w:szCs w:val="24"/>
        </w:rPr>
        <w:t xml:space="preserve"> </w:t>
      </w:r>
      <w:r w:rsidR="00794277" w:rsidRPr="0067586B">
        <w:rPr>
          <w:rFonts w:ascii="Times New Roman" w:hAnsi="Times New Roman" w:cs="Times New Roman"/>
          <w:sz w:val="24"/>
          <w:szCs w:val="24"/>
        </w:rPr>
        <w:t>controllers</w:t>
      </w:r>
      <w:r w:rsidR="006612BC" w:rsidRPr="0067586B">
        <w:rPr>
          <w:rFonts w:ascii="Times New Roman" w:hAnsi="Times New Roman" w:cs="Times New Roman"/>
          <w:sz w:val="24"/>
          <w:szCs w:val="24"/>
        </w:rPr>
        <w:t xml:space="preserve"> </w:t>
      </w:r>
      <w:r w:rsidR="00776956" w:rsidRPr="0067586B">
        <w:rPr>
          <w:rFonts w:ascii="Times New Roman" w:hAnsi="Times New Roman" w:cs="Times New Roman"/>
          <w:sz w:val="24"/>
          <w:szCs w:val="24"/>
        </w:rPr>
        <w:t xml:space="preserve">on spatial variation of hydrological conditions. </w:t>
      </w:r>
      <w:r w:rsidR="00B56D89" w:rsidRPr="0067586B">
        <w:rPr>
          <w:rFonts w:ascii="Times New Roman" w:hAnsi="Times New Roman" w:cs="Times New Roman"/>
          <w:sz w:val="24"/>
          <w:szCs w:val="24"/>
        </w:rPr>
        <w:t>Th</w:t>
      </w:r>
      <w:r w:rsidR="002C43AA" w:rsidRPr="0067586B">
        <w:rPr>
          <w:rFonts w:ascii="Times New Roman" w:hAnsi="Times New Roman" w:cs="Times New Roman"/>
          <w:sz w:val="24"/>
          <w:szCs w:val="24"/>
        </w:rPr>
        <w:t>e topographic attributes can be div</w:t>
      </w:r>
      <w:r w:rsidR="004209ED" w:rsidRPr="0067586B">
        <w:rPr>
          <w:rFonts w:ascii="Times New Roman" w:hAnsi="Times New Roman" w:cs="Times New Roman"/>
          <w:sz w:val="24"/>
          <w:szCs w:val="24"/>
        </w:rPr>
        <w:t>ide</w:t>
      </w:r>
      <w:r w:rsidR="0014677F" w:rsidRPr="0067586B">
        <w:rPr>
          <w:rFonts w:ascii="Times New Roman" w:hAnsi="Times New Roman" w:cs="Times New Roman"/>
          <w:sz w:val="24"/>
          <w:szCs w:val="24"/>
        </w:rPr>
        <w:t>d</w:t>
      </w:r>
      <w:r w:rsidR="004209ED" w:rsidRPr="0067586B">
        <w:rPr>
          <w:rFonts w:ascii="Times New Roman" w:hAnsi="Times New Roman" w:cs="Times New Roman"/>
          <w:sz w:val="24"/>
          <w:szCs w:val="24"/>
        </w:rPr>
        <w:t xml:space="preserve"> </w:t>
      </w:r>
      <w:r w:rsidR="0014677F" w:rsidRPr="0067586B">
        <w:rPr>
          <w:rFonts w:ascii="Times New Roman" w:hAnsi="Times New Roman" w:cs="Times New Roman"/>
          <w:sz w:val="24"/>
          <w:szCs w:val="24"/>
        </w:rPr>
        <w:t>into</w:t>
      </w:r>
      <w:r w:rsidR="004209ED" w:rsidRPr="0067586B">
        <w:rPr>
          <w:rFonts w:ascii="Times New Roman" w:hAnsi="Times New Roman" w:cs="Times New Roman"/>
          <w:sz w:val="24"/>
          <w:szCs w:val="24"/>
        </w:rPr>
        <w:t xml:space="preserve"> primary and secondary topographic indexes. The first are those obtained directly from the elevation data, and the second ones are combinations of the </w:t>
      </w:r>
      <w:r w:rsidR="008D55A1" w:rsidRPr="0067586B">
        <w:rPr>
          <w:rFonts w:ascii="Times New Roman" w:hAnsi="Times New Roman" w:cs="Times New Roman"/>
          <w:sz w:val="24"/>
          <w:szCs w:val="24"/>
        </w:rPr>
        <w:t>primary indexes to describe the spatial variability of specific processes (Mattivi et al</w:t>
      </w:r>
      <w:r w:rsidR="00E32774" w:rsidRPr="0067586B">
        <w:rPr>
          <w:rFonts w:ascii="Times New Roman" w:hAnsi="Times New Roman" w:cs="Times New Roman"/>
          <w:sz w:val="24"/>
          <w:szCs w:val="24"/>
        </w:rPr>
        <w:t>.</w:t>
      </w:r>
      <w:r w:rsidR="008D55A1" w:rsidRPr="0067586B">
        <w:rPr>
          <w:rFonts w:ascii="Times New Roman" w:hAnsi="Times New Roman" w:cs="Times New Roman"/>
          <w:sz w:val="24"/>
          <w:szCs w:val="24"/>
        </w:rPr>
        <w:t xml:space="preserve">, 2019). </w:t>
      </w:r>
    </w:p>
    <w:p w14:paraId="187A2BF8" w14:textId="395795A2" w:rsidR="008D4C02" w:rsidRPr="0067586B" w:rsidRDefault="005A2739" w:rsidP="00D16B91">
      <w:pPr>
        <w:jc w:val="both"/>
        <w:rPr>
          <w:rFonts w:ascii="Times New Roman" w:hAnsi="Times New Roman" w:cs="Times New Roman"/>
          <w:sz w:val="24"/>
          <w:szCs w:val="24"/>
        </w:rPr>
      </w:pPr>
      <w:r>
        <w:rPr>
          <w:rFonts w:ascii="Times New Roman" w:hAnsi="Times New Roman" w:cs="Times New Roman"/>
          <w:sz w:val="24"/>
          <w:szCs w:val="24"/>
        </w:rPr>
        <w:t>T</w:t>
      </w:r>
      <w:r w:rsidR="00A77435" w:rsidRPr="0067586B">
        <w:rPr>
          <w:rFonts w:ascii="Times New Roman" w:hAnsi="Times New Roman" w:cs="Times New Roman"/>
          <w:sz w:val="24"/>
          <w:szCs w:val="24"/>
        </w:rPr>
        <w:t>he Topographic Wetness Inde</w:t>
      </w:r>
      <w:r w:rsidR="005D05A0" w:rsidRPr="0067586B">
        <w:rPr>
          <w:rFonts w:ascii="Times New Roman" w:hAnsi="Times New Roman" w:cs="Times New Roman"/>
          <w:sz w:val="24"/>
          <w:szCs w:val="24"/>
        </w:rPr>
        <w:t xml:space="preserve">x (TWI), which quantifies the tendency of a grid cell to receive and accumulate </w:t>
      </w:r>
      <w:r w:rsidR="007670BC" w:rsidRPr="0067586B">
        <w:rPr>
          <w:rFonts w:ascii="Times New Roman" w:hAnsi="Times New Roman" w:cs="Times New Roman"/>
          <w:sz w:val="24"/>
          <w:szCs w:val="24"/>
        </w:rPr>
        <w:t>water</w:t>
      </w:r>
      <w:r>
        <w:rPr>
          <w:rFonts w:ascii="Times New Roman" w:hAnsi="Times New Roman" w:cs="Times New Roman"/>
          <w:sz w:val="24"/>
          <w:szCs w:val="24"/>
        </w:rPr>
        <w:t xml:space="preserve"> in the </w:t>
      </w:r>
      <w:r w:rsidR="00DE5693">
        <w:rPr>
          <w:rFonts w:ascii="Times New Roman" w:hAnsi="Times New Roman" w:cs="Times New Roman"/>
          <w:sz w:val="24"/>
          <w:szCs w:val="24"/>
        </w:rPr>
        <w:t>landscape,</w:t>
      </w:r>
      <w:r>
        <w:rPr>
          <w:rFonts w:ascii="Times New Roman" w:hAnsi="Times New Roman" w:cs="Times New Roman"/>
          <w:sz w:val="24"/>
          <w:szCs w:val="24"/>
        </w:rPr>
        <w:t xml:space="preserve"> </w:t>
      </w:r>
      <w:r w:rsidR="00A5153D">
        <w:rPr>
          <w:rFonts w:ascii="Times New Roman" w:hAnsi="Times New Roman" w:cs="Times New Roman"/>
          <w:sz w:val="24"/>
          <w:szCs w:val="24"/>
        </w:rPr>
        <w:t>is used</w:t>
      </w:r>
      <w:r>
        <w:rPr>
          <w:rFonts w:ascii="Times New Roman" w:hAnsi="Times New Roman" w:cs="Times New Roman"/>
          <w:sz w:val="24"/>
          <w:szCs w:val="24"/>
        </w:rPr>
        <w:t xml:space="preserve"> to </w:t>
      </w:r>
      <w:r w:rsidR="00A5153D">
        <w:rPr>
          <w:rFonts w:ascii="Times New Roman" w:hAnsi="Times New Roman" w:cs="Times New Roman"/>
          <w:sz w:val="24"/>
          <w:szCs w:val="24"/>
        </w:rPr>
        <w:t>determine the topographic position of each wetland site considered in this study</w:t>
      </w:r>
      <w:r w:rsidR="001205C5" w:rsidRPr="0067586B">
        <w:rPr>
          <w:rFonts w:ascii="Times New Roman" w:hAnsi="Times New Roman" w:cs="Times New Roman"/>
          <w:sz w:val="24"/>
          <w:szCs w:val="24"/>
        </w:rPr>
        <w:t xml:space="preserve">. </w:t>
      </w:r>
      <w:r w:rsidR="007670BC" w:rsidRPr="0067586B">
        <w:rPr>
          <w:rFonts w:ascii="Times New Roman" w:hAnsi="Times New Roman" w:cs="Times New Roman"/>
          <w:sz w:val="24"/>
          <w:szCs w:val="24"/>
        </w:rPr>
        <w:t xml:space="preserve">The TWI </w:t>
      </w:r>
      <w:r w:rsidR="00490B23" w:rsidRPr="0067586B">
        <w:rPr>
          <w:rFonts w:ascii="Times New Roman" w:hAnsi="Times New Roman" w:cs="Times New Roman"/>
          <w:sz w:val="24"/>
          <w:szCs w:val="24"/>
        </w:rPr>
        <w:t>combines local upslope contributing area and slope to quantify topographic control on hydrological processes</w:t>
      </w:r>
      <w:r w:rsidR="00F26C29" w:rsidRPr="0067586B">
        <w:rPr>
          <w:rFonts w:ascii="Times New Roman" w:hAnsi="Times New Roman" w:cs="Times New Roman"/>
          <w:sz w:val="24"/>
          <w:szCs w:val="24"/>
        </w:rPr>
        <w:t xml:space="preserve"> (Sorensen et al</w:t>
      </w:r>
      <w:r w:rsidR="00E32774" w:rsidRPr="0067586B">
        <w:rPr>
          <w:rFonts w:ascii="Times New Roman" w:hAnsi="Times New Roman" w:cs="Times New Roman"/>
          <w:sz w:val="24"/>
          <w:szCs w:val="24"/>
        </w:rPr>
        <w:t>.</w:t>
      </w:r>
      <w:r w:rsidR="00F26C29" w:rsidRPr="0067586B">
        <w:rPr>
          <w:rFonts w:ascii="Times New Roman" w:hAnsi="Times New Roman" w:cs="Times New Roman"/>
          <w:sz w:val="24"/>
          <w:szCs w:val="24"/>
        </w:rPr>
        <w:t>, 2006)</w:t>
      </w:r>
      <w:r w:rsidR="008D4C02" w:rsidRPr="0067586B">
        <w:rPr>
          <w:rFonts w:ascii="Times New Roman" w:hAnsi="Times New Roman" w:cs="Times New Roman"/>
          <w:sz w:val="24"/>
          <w:szCs w:val="24"/>
        </w:rPr>
        <w:t>, and is defined as:</w:t>
      </w:r>
    </w:p>
    <w:p w14:paraId="1CAA9E5A" w14:textId="3A6C387F" w:rsidR="00F26C29" w:rsidRPr="0067586B" w:rsidRDefault="008D4C02" w:rsidP="00D16B91">
      <w:pPr>
        <w:jc w:val="both"/>
        <w:rPr>
          <w:rFonts w:ascii="Times New Roman" w:hAnsi="Times New Roman" w:cs="Times New Roman"/>
          <w:sz w:val="24"/>
          <w:szCs w:val="24"/>
        </w:rPr>
      </w:pPr>
      <m:oMath>
        <m:r>
          <w:rPr>
            <w:rFonts w:ascii="Cambria Math" w:hAnsi="Cambria Math" w:cs="Times New Roman"/>
            <w:sz w:val="24"/>
            <w:szCs w:val="24"/>
          </w:rPr>
          <m:t>TWI=</m:t>
        </m:r>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SCA</m:t>
                    </m:r>
                  </m:num>
                  <m:den>
                    <m:r>
                      <w:rPr>
                        <w:rFonts w:ascii="Cambria Math" w:hAnsi="Cambria Math" w:cs="Times New Roman"/>
                        <w:sz w:val="24"/>
                        <w:szCs w:val="24"/>
                      </w:rPr>
                      <m:t>tanφ</m:t>
                    </m:r>
                  </m:den>
                </m:f>
              </m:e>
            </m:d>
          </m:e>
        </m:func>
      </m:oMath>
      <w:r w:rsidR="00F26C29" w:rsidRPr="0067586B">
        <w:rPr>
          <w:rFonts w:ascii="Times New Roman" w:hAnsi="Times New Roman" w:cs="Times New Roman"/>
          <w:sz w:val="24"/>
          <w:szCs w:val="24"/>
        </w:rPr>
        <w:t xml:space="preserve">. </w:t>
      </w:r>
    </w:p>
    <w:p w14:paraId="0F4666A2" w14:textId="312B8A6C" w:rsidR="00B863A0" w:rsidRPr="0067586B" w:rsidRDefault="001769F1" w:rsidP="0027723D">
      <w:pPr>
        <w:jc w:val="both"/>
        <w:rPr>
          <w:rFonts w:ascii="Times New Roman" w:hAnsi="Times New Roman" w:cs="Times New Roman"/>
          <w:sz w:val="24"/>
          <w:szCs w:val="24"/>
        </w:rPr>
      </w:pPr>
      <w:r w:rsidRPr="0067586B">
        <w:rPr>
          <w:rFonts w:ascii="Times New Roman" w:hAnsi="Times New Roman" w:cs="Times New Roman"/>
          <w:sz w:val="24"/>
          <w:szCs w:val="24"/>
        </w:rPr>
        <w:t xml:space="preserve">where SCA is the Specific Catchment Area </w:t>
      </w:r>
      <w:r w:rsidR="0049453F" w:rsidRPr="0067586B">
        <w:rPr>
          <w:rFonts w:ascii="Times New Roman" w:hAnsi="Times New Roman" w:cs="Times New Roman"/>
          <w:sz w:val="24"/>
          <w:szCs w:val="24"/>
        </w:rPr>
        <w:t xml:space="preserve">and </w:t>
      </w:r>
      <w:r w:rsidR="0080644B" w:rsidRPr="0067586B">
        <w:rPr>
          <w:rFonts w:ascii="Times New Roman" w:hAnsi="Times New Roman" w:cs="Times New Roman"/>
          <w:sz w:val="24"/>
          <w:szCs w:val="24"/>
        </w:rPr>
        <w:t>Φ is the slope angle</w:t>
      </w:r>
      <w:r w:rsidR="00A5153D">
        <w:rPr>
          <w:rFonts w:ascii="Times New Roman" w:hAnsi="Times New Roman" w:cs="Times New Roman"/>
          <w:sz w:val="24"/>
          <w:szCs w:val="24"/>
        </w:rPr>
        <w:t xml:space="preserve"> of the receiving cell</w:t>
      </w:r>
      <w:r w:rsidR="0080644B" w:rsidRPr="0067586B">
        <w:rPr>
          <w:rFonts w:ascii="Times New Roman" w:hAnsi="Times New Roman" w:cs="Times New Roman"/>
          <w:sz w:val="24"/>
          <w:szCs w:val="24"/>
        </w:rPr>
        <w:t xml:space="preserve">, assuming the properties of the soil as uniform. </w:t>
      </w:r>
      <w:r w:rsidR="00A5153D">
        <w:rPr>
          <w:rFonts w:ascii="Times New Roman" w:hAnsi="Times New Roman" w:cs="Times New Roman"/>
          <w:sz w:val="24"/>
          <w:szCs w:val="24"/>
        </w:rPr>
        <w:t xml:space="preserve">SCA is also called flow accumulation or the number of cells that contribute flow to the receiving cell.  </w:t>
      </w:r>
      <w:r w:rsidR="009B1EBF" w:rsidRPr="0067586B">
        <w:rPr>
          <w:rFonts w:ascii="Times New Roman" w:hAnsi="Times New Roman" w:cs="Times New Roman"/>
          <w:sz w:val="24"/>
          <w:szCs w:val="24"/>
        </w:rPr>
        <w:t>The TWI concept is a mass-balance, SCA is a parameter of tendency to receive water</w:t>
      </w:r>
      <w:r w:rsidR="00EC2A88" w:rsidRPr="0067586B">
        <w:rPr>
          <w:rFonts w:ascii="Times New Roman" w:hAnsi="Times New Roman" w:cs="Times New Roman"/>
          <w:sz w:val="24"/>
          <w:szCs w:val="24"/>
        </w:rPr>
        <w:t xml:space="preserve"> (contributing area)</w:t>
      </w:r>
      <w:r w:rsidR="009B1EBF" w:rsidRPr="0067586B">
        <w:rPr>
          <w:rFonts w:ascii="Times New Roman" w:hAnsi="Times New Roman" w:cs="Times New Roman"/>
          <w:sz w:val="24"/>
          <w:szCs w:val="24"/>
        </w:rPr>
        <w:t xml:space="preserve">, and </w:t>
      </w:r>
      <w:r w:rsidR="00054F13" w:rsidRPr="0067586B">
        <w:rPr>
          <w:rFonts w:ascii="Times New Roman" w:hAnsi="Times New Roman" w:cs="Times New Roman"/>
          <w:sz w:val="24"/>
          <w:szCs w:val="24"/>
        </w:rPr>
        <w:t>the local slope and the draining contour length, describe the tendency to evacuate water</w:t>
      </w:r>
      <w:r w:rsidR="00E32774" w:rsidRPr="0067586B">
        <w:rPr>
          <w:rFonts w:ascii="Times New Roman" w:hAnsi="Times New Roman" w:cs="Times New Roman"/>
          <w:sz w:val="24"/>
          <w:szCs w:val="24"/>
        </w:rPr>
        <w:t xml:space="preserve"> (Mattivi et al., 2019).</w:t>
      </w:r>
    </w:p>
    <w:p w14:paraId="097E24F2" w14:textId="6B59504B" w:rsidR="002C2411" w:rsidRPr="0067586B" w:rsidRDefault="00A5153D" w:rsidP="0027723D">
      <w:pPr>
        <w:jc w:val="both"/>
        <w:rPr>
          <w:rFonts w:ascii="Times New Roman" w:hAnsi="Times New Roman" w:cs="Times New Roman"/>
          <w:sz w:val="24"/>
          <w:szCs w:val="24"/>
        </w:rPr>
      </w:pPr>
      <w:r>
        <w:rPr>
          <w:rFonts w:ascii="Times New Roman" w:hAnsi="Times New Roman" w:cs="Times New Roman"/>
          <w:sz w:val="24"/>
          <w:szCs w:val="24"/>
        </w:rPr>
        <w:lastRenderedPageBreak/>
        <w:t>A</w:t>
      </w:r>
      <w:r w:rsidR="00567E6E">
        <w:rPr>
          <w:rFonts w:ascii="Times New Roman" w:hAnsi="Times New Roman" w:cs="Times New Roman"/>
          <w:sz w:val="24"/>
          <w:szCs w:val="24"/>
        </w:rPr>
        <w:t xml:space="preserve"> </w:t>
      </w:r>
      <w:r w:rsidR="002A1CEA" w:rsidRPr="0067586B">
        <w:rPr>
          <w:rFonts w:ascii="Times New Roman" w:hAnsi="Times New Roman" w:cs="Times New Roman"/>
          <w:sz w:val="24"/>
          <w:szCs w:val="24"/>
        </w:rPr>
        <w:t xml:space="preserve">TWI values represent areas prone to water </w:t>
      </w:r>
      <w:r w:rsidR="00A473D2" w:rsidRPr="0067586B">
        <w:rPr>
          <w:rFonts w:ascii="Times New Roman" w:hAnsi="Times New Roman" w:cs="Times New Roman"/>
          <w:sz w:val="24"/>
          <w:szCs w:val="24"/>
        </w:rPr>
        <w:t>accumulation</w:t>
      </w:r>
      <w:r w:rsidR="009E10CE" w:rsidRPr="0067586B">
        <w:rPr>
          <w:rFonts w:ascii="Times New Roman" w:hAnsi="Times New Roman" w:cs="Times New Roman"/>
          <w:sz w:val="24"/>
          <w:szCs w:val="24"/>
        </w:rPr>
        <w:t xml:space="preserve">, while the low TWI values </w:t>
      </w:r>
      <w:r w:rsidR="000B16EF" w:rsidRPr="0067586B">
        <w:rPr>
          <w:rFonts w:ascii="Times New Roman" w:hAnsi="Times New Roman" w:cs="Times New Roman"/>
          <w:sz w:val="24"/>
          <w:szCs w:val="24"/>
        </w:rPr>
        <w:t>are associated to</w:t>
      </w:r>
      <w:r w:rsidR="009E10CE" w:rsidRPr="0067586B">
        <w:rPr>
          <w:rFonts w:ascii="Times New Roman" w:hAnsi="Times New Roman" w:cs="Times New Roman"/>
          <w:sz w:val="24"/>
          <w:szCs w:val="24"/>
        </w:rPr>
        <w:t xml:space="preserve"> well-drained</w:t>
      </w:r>
      <w:r>
        <w:rPr>
          <w:rFonts w:ascii="Times New Roman" w:hAnsi="Times New Roman" w:cs="Times New Roman"/>
          <w:sz w:val="24"/>
          <w:szCs w:val="24"/>
        </w:rPr>
        <w:t xml:space="preserve"> or</w:t>
      </w:r>
      <w:r w:rsidR="009E10CE" w:rsidRPr="0067586B">
        <w:rPr>
          <w:rFonts w:ascii="Times New Roman" w:hAnsi="Times New Roman" w:cs="Times New Roman"/>
          <w:sz w:val="24"/>
          <w:szCs w:val="24"/>
        </w:rPr>
        <w:t xml:space="preserve"> dry areas (steep slopes)</w:t>
      </w:r>
      <w:r w:rsidR="000D0D80" w:rsidRPr="0067586B">
        <w:rPr>
          <w:rFonts w:ascii="Times New Roman" w:hAnsi="Times New Roman" w:cs="Times New Roman"/>
          <w:sz w:val="24"/>
          <w:szCs w:val="24"/>
        </w:rPr>
        <w:t xml:space="preserve">. </w:t>
      </w:r>
      <w:r w:rsidR="00706E4B" w:rsidRPr="0067586B">
        <w:rPr>
          <w:rFonts w:ascii="Times New Roman" w:hAnsi="Times New Roman" w:cs="Times New Roman"/>
          <w:sz w:val="24"/>
          <w:szCs w:val="24"/>
        </w:rPr>
        <w:t xml:space="preserve">The SCA </w:t>
      </w:r>
      <w:r w:rsidR="00EC2A88" w:rsidRPr="0067586B">
        <w:rPr>
          <w:rFonts w:ascii="Times New Roman" w:hAnsi="Times New Roman" w:cs="Times New Roman"/>
          <w:sz w:val="24"/>
          <w:szCs w:val="24"/>
        </w:rPr>
        <w:t xml:space="preserve">determines the size of the </w:t>
      </w:r>
      <w:r w:rsidR="009813B7" w:rsidRPr="0067586B">
        <w:rPr>
          <w:rFonts w:ascii="Times New Roman" w:hAnsi="Times New Roman" w:cs="Times New Roman"/>
          <w:sz w:val="24"/>
          <w:szCs w:val="24"/>
        </w:rPr>
        <w:t>upslope area draining into a cell. A flow routing algorithm is used to understand how the water flows on the land surface (Mattivi</w:t>
      </w:r>
      <w:r w:rsidR="0064251A" w:rsidRPr="0067586B">
        <w:rPr>
          <w:rFonts w:ascii="Times New Roman" w:hAnsi="Times New Roman" w:cs="Times New Roman"/>
          <w:sz w:val="24"/>
          <w:szCs w:val="24"/>
        </w:rPr>
        <w:t xml:space="preserve"> et al.</w:t>
      </w:r>
      <w:r w:rsidR="009813B7" w:rsidRPr="0067586B">
        <w:rPr>
          <w:rFonts w:ascii="Times New Roman" w:hAnsi="Times New Roman" w:cs="Times New Roman"/>
          <w:sz w:val="24"/>
          <w:szCs w:val="24"/>
        </w:rPr>
        <w:t>, 2019</w:t>
      </w:r>
      <w:r w:rsidR="0064251A" w:rsidRPr="0067586B">
        <w:rPr>
          <w:rFonts w:ascii="Times New Roman" w:hAnsi="Times New Roman" w:cs="Times New Roman"/>
          <w:sz w:val="24"/>
          <w:szCs w:val="24"/>
        </w:rPr>
        <w:t xml:space="preserve">). </w:t>
      </w:r>
    </w:p>
    <w:p w14:paraId="6E0200E8" w14:textId="77777777" w:rsidR="00EB052D" w:rsidRPr="0067586B" w:rsidRDefault="00EB052D" w:rsidP="0027723D">
      <w:pPr>
        <w:jc w:val="both"/>
        <w:rPr>
          <w:rFonts w:ascii="Times New Roman" w:hAnsi="Times New Roman" w:cs="Times New Roman"/>
          <w:sz w:val="24"/>
          <w:szCs w:val="24"/>
        </w:rPr>
      </w:pPr>
    </w:p>
    <w:p w14:paraId="59765D67" w14:textId="1AD94135" w:rsidR="009B208C" w:rsidRPr="00E135D7" w:rsidRDefault="009B208C" w:rsidP="00E135D7">
      <w:pPr>
        <w:pStyle w:val="ListParagraph"/>
        <w:numPr>
          <w:ilvl w:val="0"/>
          <w:numId w:val="9"/>
        </w:numPr>
        <w:jc w:val="both"/>
        <w:rPr>
          <w:rFonts w:ascii="Times New Roman" w:hAnsi="Times New Roman" w:cs="Times New Roman"/>
          <w:sz w:val="24"/>
          <w:szCs w:val="24"/>
          <w:u w:val="single"/>
        </w:rPr>
      </w:pPr>
      <w:r w:rsidRPr="00E135D7">
        <w:rPr>
          <w:rFonts w:ascii="Times New Roman" w:hAnsi="Times New Roman" w:cs="Times New Roman"/>
          <w:sz w:val="24"/>
          <w:szCs w:val="24"/>
          <w:u w:val="single"/>
        </w:rPr>
        <w:t>Methods</w:t>
      </w:r>
    </w:p>
    <w:p w14:paraId="530E71D2" w14:textId="045C138A" w:rsidR="0052258F" w:rsidRPr="00E135D7" w:rsidRDefault="0052258F" w:rsidP="00E135D7">
      <w:pPr>
        <w:jc w:val="both"/>
        <w:rPr>
          <w:rFonts w:ascii="Times New Roman" w:hAnsi="Times New Roman" w:cs="Times New Roman"/>
          <w:sz w:val="24"/>
          <w:szCs w:val="24"/>
        </w:rPr>
      </w:pPr>
      <w:r w:rsidRPr="00E135D7">
        <w:rPr>
          <w:rFonts w:ascii="Times New Roman" w:hAnsi="Times New Roman" w:cs="Times New Roman"/>
          <w:sz w:val="24"/>
          <w:szCs w:val="24"/>
        </w:rPr>
        <w:t>Definition of study areas</w:t>
      </w:r>
    </w:p>
    <w:p w14:paraId="7CE2A704" w14:textId="23E6C67A" w:rsidR="009B3FFC" w:rsidRPr="0067586B" w:rsidRDefault="008D5B56" w:rsidP="009B3FFC">
      <w:pPr>
        <w:jc w:val="both"/>
        <w:rPr>
          <w:rFonts w:ascii="Times New Roman" w:hAnsi="Times New Roman" w:cs="Times New Roman"/>
          <w:sz w:val="24"/>
          <w:szCs w:val="24"/>
        </w:rPr>
      </w:pPr>
      <w:r w:rsidRPr="0067586B">
        <w:rPr>
          <w:rFonts w:ascii="Times New Roman" w:hAnsi="Times New Roman" w:cs="Times New Roman"/>
          <w:sz w:val="24"/>
          <w:szCs w:val="24"/>
        </w:rPr>
        <w:t>The sub-basin (s) that contained the wetlands centroids</w:t>
      </w:r>
      <w:r w:rsidR="004E6B36" w:rsidRPr="0067586B">
        <w:rPr>
          <w:rFonts w:ascii="Times New Roman" w:hAnsi="Times New Roman" w:cs="Times New Roman"/>
          <w:sz w:val="24"/>
          <w:szCs w:val="24"/>
        </w:rPr>
        <w:t xml:space="preserve"> of the project, and/or the sub-basin (s) </w:t>
      </w:r>
      <w:r w:rsidR="00932710" w:rsidRPr="0067586B">
        <w:rPr>
          <w:rFonts w:ascii="Times New Roman" w:hAnsi="Times New Roman" w:cs="Times New Roman"/>
          <w:sz w:val="24"/>
          <w:szCs w:val="24"/>
        </w:rPr>
        <w:t xml:space="preserve">that interacts directly with the water system was </w:t>
      </w:r>
      <w:r w:rsidR="00BE58C1">
        <w:rPr>
          <w:rFonts w:ascii="Times New Roman" w:hAnsi="Times New Roman" w:cs="Times New Roman"/>
          <w:sz w:val="24"/>
          <w:szCs w:val="24"/>
        </w:rPr>
        <w:t>defined</w:t>
      </w:r>
      <w:r w:rsidR="003A5821">
        <w:rPr>
          <w:rFonts w:ascii="Times New Roman" w:hAnsi="Times New Roman" w:cs="Times New Roman"/>
          <w:sz w:val="24"/>
          <w:szCs w:val="24"/>
        </w:rPr>
        <w:t xml:space="preserve"> as study </w:t>
      </w:r>
      <w:r w:rsidR="00393C03">
        <w:rPr>
          <w:rFonts w:ascii="Times New Roman" w:hAnsi="Times New Roman" w:cs="Times New Roman"/>
          <w:sz w:val="24"/>
          <w:szCs w:val="24"/>
        </w:rPr>
        <w:t>areas</w:t>
      </w:r>
      <w:r w:rsidR="00932710" w:rsidRPr="0067586B">
        <w:rPr>
          <w:rFonts w:ascii="Times New Roman" w:hAnsi="Times New Roman" w:cs="Times New Roman"/>
          <w:sz w:val="24"/>
          <w:szCs w:val="24"/>
        </w:rPr>
        <w:t xml:space="preserve">. </w:t>
      </w:r>
      <w:r w:rsidR="001046FF" w:rsidRPr="0067586B">
        <w:rPr>
          <w:rFonts w:ascii="Times New Roman" w:hAnsi="Times New Roman" w:cs="Times New Roman"/>
          <w:sz w:val="24"/>
          <w:szCs w:val="24"/>
        </w:rPr>
        <w:t xml:space="preserve">The corresponding sub-basin or sub-basins for each wetland are presented in </w:t>
      </w:r>
      <w:r w:rsidR="00A5153D">
        <w:rPr>
          <w:rFonts w:ascii="Times New Roman" w:hAnsi="Times New Roman" w:cs="Times New Roman"/>
          <w:sz w:val="24"/>
          <w:szCs w:val="24"/>
        </w:rPr>
        <w:t>T</w:t>
      </w:r>
      <w:r w:rsidR="001046FF" w:rsidRPr="0067586B">
        <w:rPr>
          <w:rFonts w:ascii="Times New Roman" w:hAnsi="Times New Roman" w:cs="Times New Roman"/>
          <w:sz w:val="24"/>
          <w:szCs w:val="24"/>
        </w:rPr>
        <w:t>able 1</w:t>
      </w:r>
      <w:r w:rsidR="00D042DD">
        <w:rPr>
          <w:rFonts w:ascii="Times New Roman" w:hAnsi="Times New Roman" w:cs="Times New Roman"/>
          <w:sz w:val="24"/>
          <w:szCs w:val="24"/>
        </w:rPr>
        <w:t xml:space="preserve"> and Figure 1</w:t>
      </w:r>
      <w:r w:rsidR="001046FF" w:rsidRPr="0067586B">
        <w:rPr>
          <w:rFonts w:ascii="Times New Roman" w:hAnsi="Times New Roman" w:cs="Times New Roman"/>
          <w:sz w:val="24"/>
          <w:szCs w:val="24"/>
        </w:rPr>
        <w:t>.</w:t>
      </w:r>
    </w:p>
    <w:p w14:paraId="0C00EBC0" w14:textId="4D7C049B" w:rsidR="001046FF" w:rsidRPr="0067586B" w:rsidRDefault="001046FF" w:rsidP="001046FF">
      <w:pPr>
        <w:pStyle w:val="Caption"/>
        <w:keepNext/>
        <w:rPr>
          <w:rFonts w:ascii="Times New Roman" w:hAnsi="Times New Roman" w:cs="Times New Roman"/>
          <w:i w:val="0"/>
          <w:iCs w:val="0"/>
          <w:color w:val="auto"/>
          <w:sz w:val="24"/>
          <w:szCs w:val="24"/>
        </w:rPr>
      </w:pPr>
      <w:r w:rsidRPr="0067586B">
        <w:rPr>
          <w:rFonts w:ascii="Times New Roman" w:hAnsi="Times New Roman" w:cs="Times New Roman"/>
          <w:i w:val="0"/>
          <w:iCs w:val="0"/>
          <w:color w:val="auto"/>
          <w:sz w:val="24"/>
          <w:szCs w:val="24"/>
        </w:rPr>
        <w:t xml:space="preserve">Table </w:t>
      </w:r>
      <w:r w:rsidRPr="0067586B">
        <w:rPr>
          <w:rFonts w:ascii="Times New Roman" w:hAnsi="Times New Roman" w:cs="Times New Roman"/>
          <w:i w:val="0"/>
          <w:iCs w:val="0"/>
          <w:color w:val="auto"/>
          <w:sz w:val="24"/>
          <w:szCs w:val="24"/>
        </w:rPr>
        <w:fldChar w:fldCharType="begin"/>
      </w:r>
      <w:r w:rsidRPr="0067586B">
        <w:rPr>
          <w:rFonts w:ascii="Times New Roman" w:hAnsi="Times New Roman" w:cs="Times New Roman"/>
          <w:i w:val="0"/>
          <w:iCs w:val="0"/>
          <w:color w:val="auto"/>
          <w:sz w:val="24"/>
          <w:szCs w:val="24"/>
        </w:rPr>
        <w:instrText xml:space="preserve"> SEQ Table \* ARABIC </w:instrText>
      </w:r>
      <w:r w:rsidRPr="0067586B">
        <w:rPr>
          <w:rFonts w:ascii="Times New Roman" w:hAnsi="Times New Roman" w:cs="Times New Roman"/>
          <w:i w:val="0"/>
          <w:iCs w:val="0"/>
          <w:color w:val="auto"/>
          <w:sz w:val="24"/>
          <w:szCs w:val="24"/>
        </w:rPr>
        <w:fldChar w:fldCharType="separate"/>
      </w:r>
      <w:r w:rsidR="001B5B6D">
        <w:rPr>
          <w:rFonts w:ascii="Times New Roman" w:hAnsi="Times New Roman" w:cs="Times New Roman"/>
          <w:i w:val="0"/>
          <w:iCs w:val="0"/>
          <w:noProof/>
          <w:color w:val="auto"/>
          <w:sz w:val="24"/>
          <w:szCs w:val="24"/>
        </w:rPr>
        <w:t>1</w:t>
      </w:r>
      <w:r w:rsidRPr="0067586B">
        <w:rPr>
          <w:rFonts w:ascii="Times New Roman" w:hAnsi="Times New Roman" w:cs="Times New Roman"/>
          <w:i w:val="0"/>
          <w:iCs w:val="0"/>
          <w:color w:val="auto"/>
          <w:sz w:val="24"/>
          <w:szCs w:val="24"/>
        </w:rPr>
        <w:fldChar w:fldCharType="end"/>
      </w:r>
      <w:r w:rsidRPr="0067586B">
        <w:rPr>
          <w:rFonts w:ascii="Times New Roman" w:hAnsi="Times New Roman" w:cs="Times New Roman"/>
          <w:i w:val="0"/>
          <w:iCs w:val="0"/>
          <w:color w:val="auto"/>
          <w:sz w:val="24"/>
          <w:szCs w:val="24"/>
        </w:rPr>
        <w:t>. Study wetlands and their respective sub-basins and centroids.</w:t>
      </w:r>
    </w:p>
    <w:tbl>
      <w:tblPr>
        <w:tblStyle w:val="PlainTable2"/>
        <w:tblW w:w="9540" w:type="dxa"/>
        <w:tblLook w:val="04A0" w:firstRow="1" w:lastRow="0" w:firstColumn="1" w:lastColumn="0" w:noHBand="0" w:noVBand="1"/>
      </w:tblPr>
      <w:tblGrid>
        <w:gridCol w:w="1744"/>
        <w:gridCol w:w="1006"/>
        <w:gridCol w:w="4165"/>
        <w:gridCol w:w="1236"/>
        <w:gridCol w:w="1389"/>
      </w:tblGrid>
      <w:tr w:rsidR="001D0B51" w:rsidRPr="00863D8B" w14:paraId="2BA2D522" w14:textId="77777777" w:rsidTr="001D0B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CA31FA9" w14:textId="77777777" w:rsidR="00863D8B" w:rsidRPr="00863D8B" w:rsidRDefault="00863D8B" w:rsidP="00863D8B">
            <w:pPr>
              <w:rPr>
                <w:rFonts w:ascii="Times New Roman" w:eastAsia="Times New Roman" w:hAnsi="Times New Roman" w:cs="Times New Roman"/>
                <w:kern w:val="0"/>
                <w:sz w:val="24"/>
                <w:szCs w:val="24"/>
                <w14:ligatures w14:val="none"/>
              </w:rPr>
            </w:pPr>
            <w:proofErr w:type="spellStart"/>
            <w:r w:rsidRPr="00863D8B">
              <w:rPr>
                <w:rFonts w:ascii="Times New Roman" w:eastAsia="Times New Roman" w:hAnsi="Times New Roman" w:cs="Times New Roman"/>
                <w:kern w:val="0"/>
                <w:sz w:val="24"/>
                <w:szCs w:val="24"/>
                <w:lang w:val="es-CR"/>
                <w14:ligatures w14:val="none"/>
              </w:rPr>
              <w:t>Wetland</w:t>
            </w:r>
            <w:proofErr w:type="spellEnd"/>
            <w:r w:rsidRPr="00863D8B">
              <w:rPr>
                <w:rFonts w:ascii="Times New Roman" w:eastAsia="Times New Roman" w:hAnsi="Times New Roman" w:cs="Times New Roman"/>
                <w:kern w:val="0"/>
                <w:sz w:val="24"/>
                <w:szCs w:val="24"/>
                <w:lang w:val="es-CR"/>
                <w14:ligatures w14:val="none"/>
              </w:rPr>
              <w:t xml:space="preserve"> </w:t>
            </w:r>
          </w:p>
        </w:tc>
        <w:tc>
          <w:tcPr>
            <w:tcW w:w="0" w:type="auto"/>
            <w:hideMark/>
          </w:tcPr>
          <w:p w14:paraId="090251AB" w14:textId="77777777" w:rsidR="00863D8B" w:rsidRPr="00863D8B" w:rsidRDefault="00863D8B" w:rsidP="00863D8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863D8B">
              <w:rPr>
                <w:rFonts w:ascii="Times New Roman" w:eastAsia="Times New Roman" w:hAnsi="Times New Roman" w:cs="Times New Roman"/>
                <w:kern w:val="0"/>
                <w:sz w:val="24"/>
                <w:szCs w:val="24"/>
                <w14:ligatures w14:val="none"/>
              </w:rPr>
              <w:t>Site Code</w:t>
            </w:r>
          </w:p>
        </w:tc>
        <w:tc>
          <w:tcPr>
            <w:tcW w:w="0" w:type="auto"/>
            <w:hideMark/>
          </w:tcPr>
          <w:p w14:paraId="3903B43C" w14:textId="42CA0B30" w:rsidR="00863D8B" w:rsidRPr="00863D8B" w:rsidRDefault="00863D8B" w:rsidP="00863D8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proofErr w:type="spellStart"/>
            <w:r w:rsidRPr="00863D8B">
              <w:rPr>
                <w:rFonts w:ascii="Times New Roman" w:eastAsia="Times New Roman" w:hAnsi="Times New Roman" w:cs="Times New Roman"/>
                <w:kern w:val="0"/>
                <w:sz w:val="24"/>
                <w:szCs w:val="24"/>
                <w:lang w:val="es-CR"/>
                <w14:ligatures w14:val="none"/>
              </w:rPr>
              <w:t>Sub-basins</w:t>
            </w:r>
            <w:proofErr w:type="spellEnd"/>
            <w:r w:rsidRPr="00863D8B">
              <w:rPr>
                <w:rFonts w:ascii="Times New Roman" w:eastAsia="Times New Roman" w:hAnsi="Times New Roman" w:cs="Times New Roman"/>
                <w:kern w:val="0"/>
                <w:sz w:val="24"/>
                <w:szCs w:val="24"/>
                <w:lang w:val="es-CR"/>
                <w14:ligatures w14:val="none"/>
              </w:rPr>
              <w:t xml:space="preserve"> (HU-12)</w:t>
            </w:r>
            <w:r w:rsidR="00275153">
              <w:rPr>
                <w:rStyle w:val="FootnoteReference"/>
                <w:rFonts w:ascii="Times New Roman" w:eastAsia="Times New Roman" w:hAnsi="Times New Roman" w:cs="Times New Roman"/>
                <w:kern w:val="0"/>
                <w:sz w:val="24"/>
                <w:szCs w:val="24"/>
                <w:lang w:val="es-CR"/>
                <w14:ligatures w14:val="none"/>
              </w:rPr>
              <w:footnoteReference w:id="2"/>
            </w:r>
          </w:p>
        </w:tc>
        <w:tc>
          <w:tcPr>
            <w:tcW w:w="0" w:type="auto"/>
            <w:hideMark/>
          </w:tcPr>
          <w:p w14:paraId="5E263497" w14:textId="77777777" w:rsidR="00863D8B" w:rsidRPr="00863D8B" w:rsidRDefault="00863D8B" w:rsidP="00863D8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proofErr w:type="spellStart"/>
            <w:r w:rsidRPr="00863D8B">
              <w:rPr>
                <w:rFonts w:ascii="Times New Roman" w:eastAsia="Times New Roman" w:hAnsi="Times New Roman" w:cs="Times New Roman"/>
                <w:kern w:val="0"/>
                <w:sz w:val="24"/>
                <w:szCs w:val="24"/>
                <w:lang w:val="es-CR"/>
                <w14:ligatures w14:val="none"/>
              </w:rPr>
              <w:t>Latitude</w:t>
            </w:r>
            <w:proofErr w:type="spellEnd"/>
          </w:p>
        </w:tc>
        <w:tc>
          <w:tcPr>
            <w:tcW w:w="1389" w:type="dxa"/>
            <w:hideMark/>
          </w:tcPr>
          <w:p w14:paraId="7ABC7A0A" w14:textId="77777777" w:rsidR="00863D8B" w:rsidRPr="00863D8B" w:rsidRDefault="00863D8B" w:rsidP="00863D8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863D8B">
              <w:rPr>
                <w:rFonts w:ascii="Times New Roman" w:eastAsia="Times New Roman" w:hAnsi="Times New Roman" w:cs="Times New Roman"/>
                <w:kern w:val="0"/>
                <w:sz w:val="24"/>
                <w:szCs w:val="24"/>
                <w14:ligatures w14:val="none"/>
              </w:rPr>
              <w:t>Longitude</w:t>
            </w:r>
          </w:p>
        </w:tc>
      </w:tr>
      <w:tr w:rsidR="001D0B51" w:rsidRPr="00863D8B" w14:paraId="23A319BD" w14:textId="77777777" w:rsidTr="001D0B51">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20D74ACD" w14:textId="244518D9" w:rsidR="00863D8B" w:rsidRPr="004B79C6" w:rsidRDefault="00863D8B" w:rsidP="00863D8B">
            <w:pPr>
              <w:rPr>
                <w:rFonts w:ascii="Times New Roman" w:eastAsia="Times New Roman" w:hAnsi="Times New Roman" w:cs="Times New Roman"/>
                <w:b w:val="0"/>
                <w:bCs w:val="0"/>
                <w:color w:val="000000"/>
                <w:kern w:val="0"/>
                <w:sz w:val="24"/>
                <w:szCs w:val="24"/>
                <w14:ligatures w14:val="none"/>
              </w:rPr>
            </w:pPr>
            <w:r w:rsidRPr="004B79C6">
              <w:rPr>
                <w:rFonts w:ascii="Times New Roman" w:eastAsia="Times New Roman" w:hAnsi="Times New Roman" w:cs="Times New Roman"/>
                <w:b w:val="0"/>
                <w:bCs w:val="0"/>
                <w:color w:val="000000"/>
                <w:kern w:val="0"/>
                <w:sz w:val="24"/>
                <w:szCs w:val="24"/>
                <w:lang w:val="es-CR"/>
                <w14:ligatures w14:val="none"/>
              </w:rPr>
              <w:t>Arroyo</w:t>
            </w:r>
            <w:r w:rsidR="005A2739">
              <w:rPr>
                <w:rFonts w:ascii="Times New Roman" w:eastAsia="Times New Roman" w:hAnsi="Times New Roman" w:cs="Times New Roman"/>
                <w:b w:val="0"/>
                <w:bCs w:val="0"/>
                <w:color w:val="000000"/>
                <w:kern w:val="0"/>
                <w:sz w:val="24"/>
                <w:szCs w:val="24"/>
                <w:lang w:val="es-CR"/>
                <w14:ligatures w14:val="none"/>
              </w:rPr>
              <w:t>1</w:t>
            </w:r>
          </w:p>
        </w:tc>
        <w:tc>
          <w:tcPr>
            <w:tcW w:w="0" w:type="auto"/>
            <w:hideMark/>
          </w:tcPr>
          <w:p w14:paraId="7E5D5EF4" w14:textId="77777777" w:rsidR="00863D8B" w:rsidRPr="00863D8B" w:rsidRDefault="00863D8B" w:rsidP="00863D8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863D8B">
              <w:rPr>
                <w:rFonts w:ascii="Times New Roman" w:eastAsia="Times New Roman" w:hAnsi="Times New Roman" w:cs="Times New Roman"/>
                <w:kern w:val="0"/>
                <w:sz w:val="24"/>
                <w:szCs w:val="24"/>
                <w14:ligatures w14:val="none"/>
              </w:rPr>
              <w:t>AR</w:t>
            </w:r>
          </w:p>
        </w:tc>
        <w:tc>
          <w:tcPr>
            <w:tcW w:w="0" w:type="auto"/>
            <w:hideMark/>
          </w:tcPr>
          <w:p w14:paraId="5F10B797" w14:textId="37E78F8D" w:rsidR="00863D8B" w:rsidRPr="00863D8B" w:rsidRDefault="00863D8B" w:rsidP="00863D8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863D8B">
              <w:rPr>
                <w:rFonts w:ascii="Times New Roman" w:eastAsia="Times New Roman" w:hAnsi="Times New Roman" w:cs="Times New Roman"/>
                <w:kern w:val="0"/>
                <w:sz w:val="24"/>
                <w:szCs w:val="24"/>
                <w14:ligatures w14:val="none"/>
              </w:rPr>
              <w:t xml:space="preserve">Coastal watersheds West and East of </w:t>
            </w:r>
            <w:proofErr w:type="spellStart"/>
            <w:r w:rsidRPr="00863D8B">
              <w:rPr>
                <w:rFonts w:ascii="Times New Roman" w:eastAsia="Times New Roman" w:hAnsi="Times New Roman" w:cs="Times New Roman"/>
                <w:kern w:val="0"/>
                <w:sz w:val="24"/>
                <w:szCs w:val="24"/>
                <w14:ligatures w14:val="none"/>
              </w:rPr>
              <w:t>r</w:t>
            </w:r>
            <w:r w:rsidR="004B79C6">
              <w:rPr>
                <w:rFonts w:ascii="Times New Roman" w:eastAsia="Times New Roman" w:hAnsi="Times New Roman" w:cs="Times New Roman"/>
                <w:kern w:val="0"/>
                <w:sz w:val="24"/>
                <w:szCs w:val="24"/>
                <w14:ligatures w14:val="none"/>
              </w:rPr>
              <w:t>í</w:t>
            </w:r>
            <w:r w:rsidRPr="00863D8B">
              <w:rPr>
                <w:rFonts w:ascii="Times New Roman" w:eastAsia="Times New Roman" w:hAnsi="Times New Roman" w:cs="Times New Roman"/>
                <w:kern w:val="0"/>
                <w:sz w:val="24"/>
                <w:szCs w:val="24"/>
                <w14:ligatures w14:val="none"/>
              </w:rPr>
              <w:t>o</w:t>
            </w:r>
            <w:proofErr w:type="spellEnd"/>
            <w:r w:rsidRPr="00863D8B">
              <w:rPr>
                <w:rFonts w:ascii="Times New Roman" w:eastAsia="Times New Roman" w:hAnsi="Times New Roman" w:cs="Times New Roman"/>
                <w:kern w:val="0"/>
                <w:sz w:val="24"/>
                <w:szCs w:val="24"/>
                <w14:ligatures w14:val="none"/>
              </w:rPr>
              <w:t xml:space="preserve"> </w:t>
            </w:r>
            <w:proofErr w:type="spellStart"/>
            <w:r w:rsidR="004B79C6">
              <w:rPr>
                <w:rFonts w:ascii="Times New Roman" w:eastAsia="Times New Roman" w:hAnsi="Times New Roman" w:cs="Times New Roman"/>
                <w:kern w:val="0"/>
                <w:sz w:val="24"/>
                <w:szCs w:val="24"/>
                <w14:ligatures w14:val="none"/>
              </w:rPr>
              <w:t>N</w:t>
            </w:r>
            <w:r w:rsidRPr="00863D8B">
              <w:rPr>
                <w:rFonts w:ascii="Times New Roman" w:eastAsia="Times New Roman" w:hAnsi="Times New Roman" w:cs="Times New Roman"/>
                <w:kern w:val="0"/>
                <w:sz w:val="24"/>
                <w:szCs w:val="24"/>
                <w14:ligatures w14:val="none"/>
              </w:rPr>
              <w:t>igua</w:t>
            </w:r>
            <w:proofErr w:type="spellEnd"/>
            <w:r w:rsidRPr="00863D8B">
              <w:rPr>
                <w:rFonts w:ascii="Times New Roman" w:eastAsia="Times New Roman" w:hAnsi="Times New Roman" w:cs="Times New Roman"/>
                <w:kern w:val="0"/>
                <w:sz w:val="24"/>
                <w:szCs w:val="24"/>
                <w14:ligatures w14:val="none"/>
              </w:rPr>
              <w:t xml:space="preserve"> Mouth. </w:t>
            </w:r>
          </w:p>
        </w:tc>
        <w:tc>
          <w:tcPr>
            <w:tcW w:w="0" w:type="auto"/>
            <w:hideMark/>
          </w:tcPr>
          <w:p w14:paraId="1F600CED" w14:textId="77777777" w:rsidR="00863D8B" w:rsidRPr="00863D8B" w:rsidRDefault="00863D8B" w:rsidP="00863D8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863D8B">
              <w:rPr>
                <w:rFonts w:ascii="Times New Roman" w:eastAsia="Times New Roman" w:hAnsi="Times New Roman" w:cs="Times New Roman"/>
                <w:color w:val="000000"/>
                <w:kern w:val="0"/>
                <w:sz w:val="24"/>
                <w:szCs w:val="24"/>
                <w14:ligatures w14:val="none"/>
              </w:rPr>
              <w:t>17.963560</w:t>
            </w:r>
          </w:p>
        </w:tc>
        <w:tc>
          <w:tcPr>
            <w:tcW w:w="1389" w:type="dxa"/>
            <w:hideMark/>
          </w:tcPr>
          <w:p w14:paraId="42DC973F" w14:textId="77777777" w:rsidR="00863D8B" w:rsidRPr="00863D8B" w:rsidRDefault="00863D8B" w:rsidP="00863D8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863D8B">
              <w:rPr>
                <w:rFonts w:ascii="Times New Roman" w:eastAsia="Times New Roman" w:hAnsi="Times New Roman" w:cs="Times New Roman"/>
                <w:color w:val="000000"/>
                <w:kern w:val="0"/>
                <w:sz w:val="24"/>
                <w:szCs w:val="24"/>
                <w14:ligatures w14:val="none"/>
              </w:rPr>
              <w:t>-66.043074</w:t>
            </w:r>
          </w:p>
        </w:tc>
      </w:tr>
      <w:tr w:rsidR="001D0B51" w:rsidRPr="00863D8B" w14:paraId="1A12BEB3" w14:textId="77777777" w:rsidTr="001D0B51">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431F36EF" w14:textId="77777777" w:rsidR="00863D8B" w:rsidRPr="00863D8B" w:rsidRDefault="00863D8B" w:rsidP="00863D8B">
            <w:pPr>
              <w:rPr>
                <w:rFonts w:ascii="Times New Roman" w:eastAsia="Times New Roman" w:hAnsi="Times New Roman" w:cs="Times New Roman"/>
                <w:b w:val="0"/>
                <w:bCs w:val="0"/>
                <w:color w:val="000000"/>
                <w:kern w:val="0"/>
                <w:sz w:val="24"/>
                <w:szCs w:val="24"/>
                <w14:ligatures w14:val="none"/>
              </w:rPr>
            </w:pPr>
            <w:r w:rsidRPr="00863D8B">
              <w:rPr>
                <w:rFonts w:ascii="Times New Roman" w:eastAsia="Times New Roman" w:hAnsi="Times New Roman" w:cs="Times New Roman"/>
                <w:b w:val="0"/>
                <w:bCs w:val="0"/>
                <w:color w:val="000000"/>
                <w:kern w:val="0"/>
                <w:sz w:val="24"/>
                <w:szCs w:val="24"/>
                <w:lang w:val="es-CR"/>
                <w14:ligatures w14:val="none"/>
              </w:rPr>
              <w:t xml:space="preserve">Canóvanas </w:t>
            </w:r>
          </w:p>
        </w:tc>
        <w:tc>
          <w:tcPr>
            <w:tcW w:w="0" w:type="auto"/>
            <w:hideMark/>
          </w:tcPr>
          <w:p w14:paraId="1F8B4F69" w14:textId="77777777" w:rsidR="00863D8B" w:rsidRPr="00863D8B" w:rsidRDefault="00863D8B" w:rsidP="00863D8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863D8B">
              <w:rPr>
                <w:rFonts w:ascii="Times New Roman" w:eastAsia="Times New Roman" w:hAnsi="Times New Roman" w:cs="Times New Roman"/>
                <w:color w:val="000000"/>
                <w:kern w:val="0"/>
                <w:sz w:val="24"/>
                <w:szCs w:val="24"/>
                <w14:ligatures w14:val="none"/>
              </w:rPr>
              <w:t>CA</w:t>
            </w:r>
          </w:p>
        </w:tc>
        <w:tc>
          <w:tcPr>
            <w:tcW w:w="0" w:type="auto"/>
            <w:hideMark/>
          </w:tcPr>
          <w:p w14:paraId="3E7227CA" w14:textId="64ECE76D" w:rsidR="00863D8B" w:rsidRPr="00863D8B" w:rsidRDefault="00863D8B" w:rsidP="00863D8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val="es-CR"/>
                <w14:ligatures w14:val="none"/>
              </w:rPr>
            </w:pPr>
            <w:r w:rsidRPr="00863D8B">
              <w:rPr>
                <w:rFonts w:ascii="Times New Roman" w:eastAsia="Times New Roman" w:hAnsi="Times New Roman" w:cs="Times New Roman"/>
                <w:color w:val="000000"/>
                <w:kern w:val="0"/>
                <w:sz w:val="24"/>
                <w:szCs w:val="24"/>
                <w:lang w:val="es-CR"/>
                <w14:ligatures w14:val="none"/>
              </w:rPr>
              <w:t>Rio G</w:t>
            </w:r>
            <w:r w:rsidR="00F203F2">
              <w:rPr>
                <w:rFonts w:ascii="Times New Roman" w:eastAsia="Times New Roman" w:hAnsi="Times New Roman" w:cs="Times New Roman"/>
                <w:color w:val="000000"/>
                <w:kern w:val="0"/>
                <w:sz w:val="24"/>
                <w:szCs w:val="24"/>
                <w:lang w:val="es-CR"/>
                <w14:ligatures w14:val="none"/>
              </w:rPr>
              <w:t>r</w:t>
            </w:r>
            <w:r w:rsidRPr="00863D8B">
              <w:rPr>
                <w:rFonts w:ascii="Times New Roman" w:eastAsia="Times New Roman" w:hAnsi="Times New Roman" w:cs="Times New Roman"/>
                <w:color w:val="000000"/>
                <w:kern w:val="0"/>
                <w:sz w:val="24"/>
                <w:szCs w:val="24"/>
                <w:lang w:val="es-CR"/>
                <w14:ligatures w14:val="none"/>
              </w:rPr>
              <w:t xml:space="preserve">ande de </w:t>
            </w:r>
            <w:proofErr w:type="spellStart"/>
            <w:r w:rsidRPr="00863D8B">
              <w:rPr>
                <w:rFonts w:ascii="Times New Roman" w:eastAsia="Times New Roman" w:hAnsi="Times New Roman" w:cs="Times New Roman"/>
                <w:color w:val="000000"/>
                <w:kern w:val="0"/>
                <w:sz w:val="24"/>
                <w:szCs w:val="24"/>
                <w:lang w:val="es-CR"/>
                <w14:ligatures w14:val="none"/>
              </w:rPr>
              <w:t>Loiza</w:t>
            </w:r>
            <w:proofErr w:type="spellEnd"/>
            <w:r w:rsidRPr="00863D8B">
              <w:rPr>
                <w:rFonts w:ascii="Times New Roman" w:eastAsia="Times New Roman" w:hAnsi="Times New Roman" w:cs="Times New Roman"/>
                <w:color w:val="000000"/>
                <w:kern w:val="0"/>
                <w:sz w:val="24"/>
                <w:szCs w:val="24"/>
                <w:lang w:val="es-CR"/>
                <w14:ligatures w14:val="none"/>
              </w:rPr>
              <w:t xml:space="preserve"> (Norte). </w:t>
            </w:r>
          </w:p>
        </w:tc>
        <w:tc>
          <w:tcPr>
            <w:tcW w:w="0" w:type="auto"/>
            <w:hideMark/>
          </w:tcPr>
          <w:p w14:paraId="3C6D5683" w14:textId="77777777" w:rsidR="00863D8B" w:rsidRPr="00863D8B" w:rsidRDefault="00863D8B" w:rsidP="00863D8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863D8B">
              <w:rPr>
                <w:rFonts w:ascii="Times New Roman" w:eastAsia="Times New Roman" w:hAnsi="Times New Roman" w:cs="Times New Roman"/>
                <w:color w:val="000000"/>
                <w:kern w:val="0"/>
                <w:sz w:val="24"/>
                <w:szCs w:val="24"/>
                <w14:ligatures w14:val="none"/>
              </w:rPr>
              <w:t>18.380443</w:t>
            </w:r>
          </w:p>
        </w:tc>
        <w:tc>
          <w:tcPr>
            <w:tcW w:w="1389" w:type="dxa"/>
            <w:hideMark/>
          </w:tcPr>
          <w:p w14:paraId="499CA92B" w14:textId="77777777" w:rsidR="00863D8B" w:rsidRPr="00863D8B" w:rsidRDefault="00863D8B" w:rsidP="00863D8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863D8B">
              <w:rPr>
                <w:rFonts w:ascii="Times New Roman" w:eastAsia="Times New Roman" w:hAnsi="Times New Roman" w:cs="Times New Roman"/>
                <w:color w:val="000000"/>
                <w:kern w:val="0"/>
                <w:sz w:val="24"/>
                <w:szCs w:val="24"/>
                <w14:ligatures w14:val="none"/>
              </w:rPr>
              <w:t>-65.886776</w:t>
            </w:r>
          </w:p>
        </w:tc>
      </w:tr>
      <w:tr w:rsidR="001D0B51" w:rsidRPr="00863D8B" w14:paraId="75BAC11D" w14:textId="77777777" w:rsidTr="001D0B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C2A97F7" w14:textId="77777777" w:rsidR="00863D8B" w:rsidRPr="00863D8B" w:rsidRDefault="00863D8B" w:rsidP="00863D8B">
            <w:pPr>
              <w:rPr>
                <w:rFonts w:ascii="Times New Roman" w:eastAsia="Times New Roman" w:hAnsi="Times New Roman" w:cs="Times New Roman"/>
                <w:b w:val="0"/>
                <w:bCs w:val="0"/>
                <w:color w:val="000000"/>
                <w:kern w:val="0"/>
                <w:sz w:val="24"/>
                <w:szCs w:val="24"/>
                <w14:ligatures w14:val="none"/>
              </w:rPr>
            </w:pPr>
            <w:r w:rsidRPr="00863D8B">
              <w:rPr>
                <w:rFonts w:ascii="Times New Roman" w:eastAsia="Times New Roman" w:hAnsi="Times New Roman" w:cs="Times New Roman"/>
                <w:b w:val="0"/>
                <w:bCs w:val="0"/>
                <w:color w:val="000000"/>
                <w:kern w:val="0"/>
                <w:sz w:val="24"/>
                <w:szCs w:val="24"/>
                <w:lang w:val="es-CR"/>
                <w14:ligatures w14:val="none"/>
              </w:rPr>
              <w:t>Esperanza B</w:t>
            </w:r>
          </w:p>
        </w:tc>
        <w:tc>
          <w:tcPr>
            <w:tcW w:w="0" w:type="auto"/>
            <w:hideMark/>
          </w:tcPr>
          <w:p w14:paraId="6914CEBF" w14:textId="77777777" w:rsidR="00863D8B" w:rsidRPr="00863D8B" w:rsidRDefault="00863D8B" w:rsidP="00863D8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863D8B">
              <w:rPr>
                <w:rFonts w:ascii="Times New Roman" w:eastAsia="Times New Roman" w:hAnsi="Times New Roman" w:cs="Times New Roman"/>
                <w:color w:val="000000"/>
                <w:kern w:val="0"/>
                <w:sz w:val="24"/>
                <w:szCs w:val="24"/>
                <w14:ligatures w14:val="none"/>
              </w:rPr>
              <w:t>LE</w:t>
            </w:r>
          </w:p>
        </w:tc>
        <w:tc>
          <w:tcPr>
            <w:tcW w:w="0" w:type="auto"/>
            <w:hideMark/>
          </w:tcPr>
          <w:p w14:paraId="5E4C646E" w14:textId="3307FD05" w:rsidR="00863D8B" w:rsidRPr="00863D8B" w:rsidRDefault="00863D8B" w:rsidP="00863D8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863D8B">
              <w:rPr>
                <w:rFonts w:ascii="Times New Roman" w:eastAsia="Times New Roman" w:hAnsi="Times New Roman" w:cs="Times New Roman"/>
                <w:color w:val="000000"/>
                <w:kern w:val="0"/>
                <w:sz w:val="24"/>
                <w:szCs w:val="24"/>
                <w:lang w:val="es-CR"/>
                <w14:ligatures w14:val="none"/>
              </w:rPr>
              <w:t>Rio Grande de Manat</w:t>
            </w:r>
            <w:r w:rsidR="00F203F2">
              <w:rPr>
                <w:rFonts w:ascii="Times New Roman" w:eastAsia="Times New Roman" w:hAnsi="Times New Roman" w:cs="Times New Roman"/>
                <w:color w:val="000000"/>
                <w:kern w:val="0"/>
                <w:sz w:val="24"/>
                <w:szCs w:val="24"/>
                <w:lang w:val="es-CR"/>
                <w14:ligatures w14:val="none"/>
              </w:rPr>
              <w:t>í</w:t>
            </w:r>
            <w:r w:rsidRPr="00863D8B">
              <w:rPr>
                <w:rFonts w:ascii="Times New Roman" w:eastAsia="Times New Roman" w:hAnsi="Times New Roman" w:cs="Times New Roman"/>
                <w:color w:val="000000"/>
                <w:kern w:val="0"/>
                <w:sz w:val="24"/>
                <w:szCs w:val="24"/>
                <w:lang w:val="es-CR"/>
                <w14:ligatures w14:val="none"/>
              </w:rPr>
              <w:t xml:space="preserve"> at </w:t>
            </w:r>
            <w:proofErr w:type="spellStart"/>
            <w:r w:rsidRPr="00863D8B">
              <w:rPr>
                <w:rFonts w:ascii="Times New Roman" w:eastAsia="Times New Roman" w:hAnsi="Times New Roman" w:cs="Times New Roman"/>
                <w:color w:val="000000"/>
                <w:kern w:val="0"/>
                <w:sz w:val="24"/>
                <w:szCs w:val="24"/>
                <w:lang w:val="es-CR"/>
                <w14:ligatures w14:val="none"/>
              </w:rPr>
              <w:t>mouth</w:t>
            </w:r>
            <w:proofErr w:type="spellEnd"/>
          </w:p>
        </w:tc>
        <w:tc>
          <w:tcPr>
            <w:tcW w:w="0" w:type="auto"/>
            <w:hideMark/>
          </w:tcPr>
          <w:p w14:paraId="33B5B125" w14:textId="77777777" w:rsidR="00863D8B" w:rsidRPr="00863D8B" w:rsidRDefault="00863D8B" w:rsidP="00863D8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863D8B">
              <w:rPr>
                <w:rFonts w:ascii="Times New Roman" w:eastAsia="Times New Roman" w:hAnsi="Times New Roman" w:cs="Times New Roman"/>
                <w:color w:val="000000"/>
                <w:kern w:val="0"/>
                <w:sz w:val="24"/>
                <w:szCs w:val="24"/>
                <w14:ligatures w14:val="none"/>
              </w:rPr>
              <w:t>18.465542</w:t>
            </w:r>
          </w:p>
        </w:tc>
        <w:tc>
          <w:tcPr>
            <w:tcW w:w="1389" w:type="dxa"/>
            <w:hideMark/>
          </w:tcPr>
          <w:p w14:paraId="5C59A278" w14:textId="77777777" w:rsidR="00863D8B" w:rsidRPr="00863D8B" w:rsidRDefault="00863D8B" w:rsidP="00863D8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863D8B">
              <w:rPr>
                <w:rFonts w:ascii="Times New Roman" w:eastAsia="Times New Roman" w:hAnsi="Times New Roman" w:cs="Times New Roman"/>
                <w:color w:val="000000"/>
                <w:kern w:val="0"/>
                <w:sz w:val="24"/>
                <w:szCs w:val="24"/>
                <w14:ligatures w14:val="none"/>
              </w:rPr>
              <w:t>-66.503300</w:t>
            </w:r>
          </w:p>
        </w:tc>
      </w:tr>
      <w:tr w:rsidR="001D0B51" w:rsidRPr="00863D8B" w14:paraId="76A62D46" w14:textId="77777777" w:rsidTr="001D0B51">
        <w:trPr>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188F687A" w14:textId="77777777" w:rsidR="00863D8B" w:rsidRPr="00863D8B" w:rsidRDefault="00863D8B" w:rsidP="00863D8B">
            <w:pPr>
              <w:rPr>
                <w:rFonts w:ascii="Times New Roman" w:eastAsia="Times New Roman" w:hAnsi="Times New Roman" w:cs="Times New Roman"/>
                <w:b w:val="0"/>
                <w:bCs w:val="0"/>
                <w:color w:val="000000"/>
                <w:kern w:val="0"/>
                <w:sz w:val="24"/>
                <w:szCs w:val="24"/>
                <w14:ligatures w14:val="none"/>
              </w:rPr>
            </w:pPr>
            <w:r w:rsidRPr="00863D8B">
              <w:rPr>
                <w:rFonts w:ascii="Times New Roman" w:eastAsia="Times New Roman" w:hAnsi="Times New Roman" w:cs="Times New Roman"/>
                <w:b w:val="0"/>
                <w:bCs w:val="0"/>
                <w:color w:val="000000"/>
                <w:kern w:val="0"/>
                <w:sz w:val="24"/>
                <w:szCs w:val="24"/>
                <w:lang w:val="es-CR"/>
                <w14:ligatures w14:val="none"/>
              </w:rPr>
              <w:t xml:space="preserve">Finca Virginia </w:t>
            </w:r>
          </w:p>
        </w:tc>
        <w:tc>
          <w:tcPr>
            <w:tcW w:w="0" w:type="auto"/>
            <w:hideMark/>
          </w:tcPr>
          <w:p w14:paraId="50A7DC5F" w14:textId="77777777" w:rsidR="00863D8B" w:rsidRPr="00863D8B" w:rsidRDefault="00863D8B" w:rsidP="00863D8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863D8B">
              <w:rPr>
                <w:rFonts w:ascii="Times New Roman" w:eastAsia="Times New Roman" w:hAnsi="Times New Roman" w:cs="Times New Roman"/>
                <w:color w:val="000000"/>
                <w:kern w:val="0"/>
                <w:sz w:val="24"/>
                <w:szCs w:val="24"/>
                <w14:ligatures w14:val="none"/>
              </w:rPr>
              <w:t>FV</w:t>
            </w:r>
          </w:p>
        </w:tc>
        <w:tc>
          <w:tcPr>
            <w:tcW w:w="0" w:type="auto"/>
            <w:hideMark/>
          </w:tcPr>
          <w:p w14:paraId="52BE105D" w14:textId="77777777" w:rsidR="00863D8B" w:rsidRPr="00863D8B" w:rsidRDefault="00863D8B" w:rsidP="00863D8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val="es-CR"/>
                <w14:ligatures w14:val="none"/>
              </w:rPr>
            </w:pPr>
            <w:r w:rsidRPr="00863D8B">
              <w:rPr>
                <w:rFonts w:ascii="Times New Roman" w:eastAsia="Times New Roman" w:hAnsi="Times New Roman" w:cs="Times New Roman"/>
                <w:color w:val="000000"/>
                <w:kern w:val="0"/>
                <w:sz w:val="24"/>
                <w:szCs w:val="24"/>
                <w:lang w:val="es-CR"/>
                <w14:ligatures w14:val="none"/>
              </w:rPr>
              <w:t>Laguna San Jose, Laguna Torrecilla, laguna Piones.</w:t>
            </w:r>
          </w:p>
        </w:tc>
        <w:tc>
          <w:tcPr>
            <w:tcW w:w="0" w:type="auto"/>
            <w:hideMark/>
          </w:tcPr>
          <w:p w14:paraId="6086902E" w14:textId="77777777" w:rsidR="00863D8B" w:rsidRPr="00863D8B" w:rsidRDefault="00863D8B" w:rsidP="00863D8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863D8B">
              <w:rPr>
                <w:rFonts w:ascii="Times New Roman" w:eastAsia="Times New Roman" w:hAnsi="Times New Roman" w:cs="Times New Roman"/>
                <w:color w:val="000000"/>
                <w:kern w:val="0"/>
                <w:sz w:val="24"/>
                <w:szCs w:val="24"/>
                <w14:ligatures w14:val="none"/>
              </w:rPr>
              <w:t>18.416461</w:t>
            </w:r>
          </w:p>
        </w:tc>
        <w:tc>
          <w:tcPr>
            <w:tcW w:w="1389" w:type="dxa"/>
            <w:hideMark/>
          </w:tcPr>
          <w:p w14:paraId="25563118" w14:textId="77777777" w:rsidR="00863D8B" w:rsidRPr="00863D8B" w:rsidRDefault="00863D8B" w:rsidP="00863D8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863D8B">
              <w:rPr>
                <w:rFonts w:ascii="Times New Roman" w:eastAsia="Times New Roman" w:hAnsi="Times New Roman" w:cs="Times New Roman"/>
                <w:color w:val="000000"/>
                <w:kern w:val="0"/>
                <w:sz w:val="24"/>
                <w:szCs w:val="24"/>
                <w14:ligatures w14:val="none"/>
              </w:rPr>
              <w:t>-65.911744</w:t>
            </w:r>
          </w:p>
        </w:tc>
      </w:tr>
      <w:tr w:rsidR="001D0B51" w:rsidRPr="00863D8B" w14:paraId="0C7BD623" w14:textId="77777777" w:rsidTr="001D0B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023C22D" w14:textId="77777777" w:rsidR="00863D8B" w:rsidRPr="00863D8B" w:rsidRDefault="00863D8B" w:rsidP="00863D8B">
            <w:pPr>
              <w:rPr>
                <w:rFonts w:ascii="Times New Roman" w:eastAsia="Times New Roman" w:hAnsi="Times New Roman" w:cs="Times New Roman"/>
                <w:b w:val="0"/>
                <w:bCs w:val="0"/>
                <w:color w:val="000000"/>
                <w:kern w:val="0"/>
                <w:sz w:val="24"/>
                <w:szCs w:val="24"/>
                <w14:ligatures w14:val="none"/>
              </w:rPr>
            </w:pPr>
            <w:r w:rsidRPr="00863D8B">
              <w:rPr>
                <w:rFonts w:ascii="Times New Roman" w:eastAsia="Times New Roman" w:hAnsi="Times New Roman" w:cs="Times New Roman"/>
                <w:b w:val="0"/>
                <w:bCs w:val="0"/>
                <w:color w:val="000000"/>
                <w:kern w:val="0"/>
                <w:sz w:val="24"/>
                <w:szCs w:val="24"/>
                <w:lang w:val="es-CR"/>
                <w14:ligatures w14:val="none"/>
              </w:rPr>
              <w:t xml:space="preserve">Laguna Cartagena </w:t>
            </w:r>
          </w:p>
        </w:tc>
        <w:tc>
          <w:tcPr>
            <w:tcW w:w="0" w:type="auto"/>
            <w:hideMark/>
          </w:tcPr>
          <w:p w14:paraId="56DD19FA" w14:textId="77777777" w:rsidR="00863D8B" w:rsidRPr="00863D8B" w:rsidRDefault="00863D8B" w:rsidP="00863D8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863D8B">
              <w:rPr>
                <w:rFonts w:ascii="Times New Roman" w:eastAsia="Times New Roman" w:hAnsi="Times New Roman" w:cs="Times New Roman"/>
                <w:color w:val="000000"/>
                <w:kern w:val="0"/>
                <w:sz w:val="24"/>
                <w:szCs w:val="24"/>
                <w14:ligatures w14:val="none"/>
              </w:rPr>
              <w:t>LC</w:t>
            </w:r>
          </w:p>
        </w:tc>
        <w:tc>
          <w:tcPr>
            <w:tcW w:w="0" w:type="auto"/>
            <w:hideMark/>
          </w:tcPr>
          <w:p w14:paraId="7B3A7FA8" w14:textId="77777777" w:rsidR="00863D8B" w:rsidRPr="00863D8B" w:rsidRDefault="00863D8B" w:rsidP="00863D8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863D8B">
              <w:rPr>
                <w:rFonts w:ascii="Times New Roman" w:eastAsia="Times New Roman" w:hAnsi="Times New Roman" w:cs="Times New Roman"/>
                <w:color w:val="000000"/>
                <w:kern w:val="0"/>
                <w:sz w:val="24"/>
                <w:szCs w:val="24"/>
                <w:lang w:val="es-CR"/>
                <w14:ligatures w14:val="none"/>
              </w:rPr>
              <w:t>Western Valle de Lajas</w:t>
            </w:r>
          </w:p>
        </w:tc>
        <w:tc>
          <w:tcPr>
            <w:tcW w:w="0" w:type="auto"/>
            <w:hideMark/>
          </w:tcPr>
          <w:p w14:paraId="0E404932" w14:textId="77777777" w:rsidR="00863D8B" w:rsidRPr="00863D8B" w:rsidRDefault="00863D8B" w:rsidP="00863D8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863D8B">
              <w:rPr>
                <w:rFonts w:ascii="Times New Roman" w:eastAsia="Times New Roman" w:hAnsi="Times New Roman" w:cs="Times New Roman"/>
                <w:color w:val="000000"/>
                <w:kern w:val="0"/>
                <w:sz w:val="24"/>
                <w:szCs w:val="24"/>
                <w14:ligatures w14:val="none"/>
              </w:rPr>
              <w:t>18.012453</w:t>
            </w:r>
          </w:p>
        </w:tc>
        <w:tc>
          <w:tcPr>
            <w:tcW w:w="1389" w:type="dxa"/>
            <w:hideMark/>
          </w:tcPr>
          <w:p w14:paraId="5344ABB3" w14:textId="77777777" w:rsidR="00863D8B" w:rsidRPr="00863D8B" w:rsidRDefault="00863D8B" w:rsidP="00863D8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863D8B">
              <w:rPr>
                <w:rFonts w:ascii="Times New Roman" w:eastAsia="Times New Roman" w:hAnsi="Times New Roman" w:cs="Times New Roman"/>
                <w:color w:val="000000"/>
                <w:kern w:val="0"/>
                <w:sz w:val="24"/>
                <w:szCs w:val="24"/>
                <w14:ligatures w14:val="none"/>
              </w:rPr>
              <w:t>-67.109082</w:t>
            </w:r>
          </w:p>
        </w:tc>
      </w:tr>
      <w:tr w:rsidR="001D0B51" w:rsidRPr="00863D8B" w14:paraId="18486FDA" w14:textId="77777777" w:rsidTr="001D0B51">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5D2A39B" w14:textId="77777777" w:rsidR="00863D8B" w:rsidRPr="00863D8B" w:rsidRDefault="00863D8B" w:rsidP="00863D8B">
            <w:pPr>
              <w:rPr>
                <w:rFonts w:ascii="Times New Roman" w:eastAsia="Times New Roman" w:hAnsi="Times New Roman" w:cs="Times New Roman"/>
                <w:b w:val="0"/>
                <w:bCs w:val="0"/>
                <w:color w:val="000000"/>
                <w:kern w:val="0"/>
                <w:sz w:val="24"/>
                <w:szCs w:val="24"/>
                <w14:ligatures w14:val="none"/>
              </w:rPr>
            </w:pPr>
            <w:r w:rsidRPr="00863D8B">
              <w:rPr>
                <w:rFonts w:ascii="Times New Roman" w:eastAsia="Times New Roman" w:hAnsi="Times New Roman" w:cs="Times New Roman"/>
                <w:b w:val="0"/>
                <w:bCs w:val="0"/>
                <w:color w:val="000000"/>
                <w:kern w:val="0"/>
                <w:sz w:val="24"/>
                <w:szCs w:val="24"/>
                <w:lang w:val="es-CR"/>
                <w14:ligatures w14:val="none"/>
              </w:rPr>
              <w:t xml:space="preserve">Palmas del Mar </w:t>
            </w:r>
          </w:p>
        </w:tc>
        <w:tc>
          <w:tcPr>
            <w:tcW w:w="0" w:type="auto"/>
            <w:hideMark/>
          </w:tcPr>
          <w:p w14:paraId="7CDB2F32" w14:textId="77777777" w:rsidR="00863D8B" w:rsidRPr="00863D8B" w:rsidRDefault="00863D8B" w:rsidP="00863D8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863D8B">
              <w:rPr>
                <w:rFonts w:ascii="Times New Roman" w:eastAsia="Times New Roman" w:hAnsi="Times New Roman" w:cs="Times New Roman"/>
                <w:color w:val="000000"/>
                <w:kern w:val="0"/>
                <w:sz w:val="24"/>
                <w:szCs w:val="24"/>
                <w14:ligatures w14:val="none"/>
              </w:rPr>
              <w:t>PDM</w:t>
            </w:r>
          </w:p>
        </w:tc>
        <w:tc>
          <w:tcPr>
            <w:tcW w:w="0" w:type="auto"/>
            <w:hideMark/>
          </w:tcPr>
          <w:p w14:paraId="7FAE92B6" w14:textId="2B1DD843" w:rsidR="00863D8B" w:rsidRPr="00863D8B" w:rsidRDefault="00863D8B" w:rsidP="00863D8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863D8B">
              <w:rPr>
                <w:rFonts w:ascii="Times New Roman" w:eastAsia="Times New Roman" w:hAnsi="Times New Roman" w:cs="Times New Roman"/>
                <w:color w:val="000000"/>
                <w:kern w:val="0"/>
                <w:sz w:val="24"/>
                <w:szCs w:val="24"/>
                <w:lang w:val="es-CR"/>
                <w14:ligatures w14:val="none"/>
              </w:rPr>
              <w:t>R</w:t>
            </w:r>
            <w:r w:rsidR="00F203F2">
              <w:rPr>
                <w:rFonts w:ascii="Times New Roman" w:eastAsia="Times New Roman" w:hAnsi="Times New Roman" w:cs="Times New Roman"/>
                <w:color w:val="000000"/>
                <w:kern w:val="0"/>
                <w:sz w:val="24"/>
                <w:szCs w:val="24"/>
                <w:lang w:val="es-CR"/>
                <w14:ligatures w14:val="none"/>
              </w:rPr>
              <w:t>í</w:t>
            </w:r>
            <w:r w:rsidRPr="00863D8B">
              <w:rPr>
                <w:rFonts w:ascii="Times New Roman" w:eastAsia="Times New Roman" w:hAnsi="Times New Roman" w:cs="Times New Roman"/>
                <w:color w:val="000000"/>
                <w:kern w:val="0"/>
                <w:sz w:val="24"/>
                <w:szCs w:val="24"/>
                <w:lang w:val="es-CR"/>
                <w14:ligatures w14:val="none"/>
              </w:rPr>
              <w:t xml:space="preserve">o candelero at </w:t>
            </w:r>
            <w:proofErr w:type="spellStart"/>
            <w:r w:rsidRPr="00863D8B">
              <w:rPr>
                <w:rFonts w:ascii="Times New Roman" w:eastAsia="Times New Roman" w:hAnsi="Times New Roman" w:cs="Times New Roman"/>
                <w:color w:val="000000"/>
                <w:kern w:val="0"/>
                <w:sz w:val="24"/>
                <w:szCs w:val="24"/>
                <w:lang w:val="es-CR"/>
                <w14:ligatures w14:val="none"/>
              </w:rPr>
              <w:t>mouth</w:t>
            </w:r>
            <w:proofErr w:type="spellEnd"/>
          </w:p>
        </w:tc>
        <w:tc>
          <w:tcPr>
            <w:tcW w:w="0" w:type="auto"/>
            <w:hideMark/>
          </w:tcPr>
          <w:p w14:paraId="673F5291" w14:textId="77777777" w:rsidR="00863D8B" w:rsidRPr="00863D8B" w:rsidRDefault="00863D8B" w:rsidP="00863D8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863D8B">
              <w:rPr>
                <w:rFonts w:ascii="Times New Roman" w:eastAsia="Times New Roman" w:hAnsi="Times New Roman" w:cs="Times New Roman"/>
                <w:color w:val="000000"/>
                <w:kern w:val="0"/>
                <w:sz w:val="24"/>
                <w:szCs w:val="24"/>
                <w14:ligatures w14:val="none"/>
              </w:rPr>
              <w:t>18.092804</w:t>
            </w:r>
          </w:p>
        </w:tc>
        <w:tc>
          <w:tcPr>
            <w:tcW w:w="1389" w:type="dxa"/>
            <w:hideMark/>
          </w:tcPr>
          <w:p w14:paraId="034F67A9" w14:textId="77777777" w:rsidR="00863D8B" w:rsidRPr="00863D8B" w:rsidRDefault="00863D8B" w:rsidP="00863D8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863D8B">
              <w:rPr>
                <w:rFonts w:ascii="Times New Roman" w:eastAsia="Times New Roman" w:hAnsi="Times New Roman" w:cs="Times New Roman"/>
                <w:color w:val="000000"/>
                <w:kern w:val="0"/>
                <w:sz w:val="24"/>
                <w:szCs w:val="24"/>
                <w14:ligatures w14:val="none"/>
              </w:rPr>
              <w:t>-65.800940</w:t>
            </w:r>
          </w:p>
        </w:tc>
      </w:tr>
      <w:tr w:rsidR="001D0B51" w:rsidRPr="00863D8B" w14:paraId="3BF85923" w14:textId="77777777" w:rsidTr="001D0B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2DF7AD2E" w14:textId="77777777" w:rsidR="00863D8B" w:rsidRPr="00863D8B" w:rsidRDefault="00863D8B" w:rsidP="00863D8B">
            <w:pPr>
              <w:rPr>
                <w:rFonts w:ascii="Times New Roman" w:eastAsia="Times New Roman" w:hAnsi="Times New Roman" w:cs="Times New Roman"/>
                <w:b w:val="0"/>
                <w:bCs w:val="0"/>
                <w:color w:val="000000"/>
                <w:kern w:val="0"/>
                <w:sz w:val="24"/>
                <w:szCs w:val="24"/>
                <w14:ligatures w14:val="none"/>
              </w:rPr>
            </w:pPr>
            <w:r w:rsidRPr="00863D8B">
              <w:rPr>
                <w:rFonts w:ascii="Times New Roman" w:eastAsia="Times New Roman" w:hAnsi="Times New Roman" w:cs="Times New Roman"/>
                <w:b w:val="0"/>
                <w:bCs w:val="0"/>
                <w:color w:val="000000"/>
                <w:kern w:val="0"/>
                <w:sz w:val="24"/>
                <w:szCs w:val="24"/>
                <w:lang w:val="es-CR"/>
                <w14:ligatures w14:val="none"/>
              </w:rPr>
              <w:t xml:space="preserve">Pasto Viejo </w:t>
            </w:r>
          </w:p>
        </w:tc>
        <w:tc>
          <w:tcPr>
            <w:tcW w:w="0" w:type="auto"/>
            <w:vMerge w:val="restart"/>
            <w:hideMark/>
          </w:tcPr>
          <w:p w14:paraId="11BB83EC" w14:textId="77777777" w:rsidR="00863D8B" w:rsidRPr="00863D8B" w:rsidRDefault="00863D8B" w:rsidP="00863D8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863D8B">
              <w:rPr>
                <w:rFonts w:ascii="Times New Roman" w:eastAsia="Times New Roman" w:hAnsi="Times New Roman" w:cs="Times New Roman"/>
                <w:color w:val="000000"/>
                <w:kern w:val="0"/>
                <w:sz w:val="24"/>
                <w:szCs w:val="24"/>
                <w14:ligatures w14:val="none"/>
              </w:rPr>
              <w:t>PV</w:t>
            </w:r>
          </w:p>
        </w:tc>
        <w:tc>
          <w:tcPr>
            <w:tcW w:w="0" w:type="auto"/>
            <w:hideMark/>
          </w:tcPr>
          <w:p w14:paraId="61C0AFC7" w14:textId="40C5E0A8" w:rsidR="00863D8B" w:rsidRPr="00863D8B" w:rsidRDefault="00863D8B" w:rsidP="00863D8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863D8B">
              <w:rPr>
                <w:rFonts w:ascii="Times New Roman" w:eastAsia="Times New Roman" w:hAnsi="Times New Roman" w:cs="Times New Roman"/>
                <w:kern w:val="0"/>
                <w:sz w:val="24"/>
                <w:szCs w:val="24"/>
                <w14:ligatures w14:val="none"/>
              </w:rPr>
              <w:t>R</w:t>
            </w:r>
            <w:r w:rsidR="00F203F2">
              <w:rPr>
                <w:rFonts w:ascii="Times New Roman" w:eastAsia="Times New Roman" w:hAnsi="Times New Roman" w:cs="Times New Roman"/>
                <w:kern w:val="0"/>
                <w:sz w:val="24"/>
                <w:szCs w:val="24"/>
                <w14:ligatures w14:val="none"/>
              </w:rPr>
              <w:t>í</w:t>
            </w:r>
            <w:r w:rsidRPr="00863D8B">
              <w:rPr>
                <w:rFonts w:ascii="Times New Roman" w:eastAsia="Times New Roman" w:hAnsi="Times New Roman" w:cs="Times New Roman"/>
                <w:kern w:val="0"/>
                <w:sz w:val="24"/>
                <w:szCs w:val="24"/>
                <w14:ligatures w14:val="none"/>
              </w:rPr>
              <w:t xml:space="preserve">o Anton </w:t>
            </w:r>
            <w:r w:rsidR="00F203F2">
              <w:rPr>
                <w:rFonts w:ascii="Times New Roman" w:eastAsia="Times New Roman" w:hAnsi="Times New Roman" w:cs="Times New Roman"/>
                <w:kern w:val="0"/>
                <w:sz w:val="24"/>
                <w:szCs w:val="24"/>
                <w14:ligatures w14:val="none"/>
              </w:rPr>
              <w:t>R</w:t>
            </w:r>
            <w:r w:rsidRPr="00863D8B">
              <w:rPr>
                <w:rFonts w:ascii="Times New Roman" w:eastAsia="Times New Roman" w:hAnsi="Times New Roman" w:cs="Times New Roman"/>
                <w:kern w:val="0"/>
                <w:sz w:val="24"/>
                <w:szCs w:val="24"/>
                <w14:ligatures w14:val="none"/>
              </w:rPr>
              <w:t>u</w:t>
            </w:r>
            <w:r w:rsidR="00F203F2">
              <w:rPr>
                <w:rFonts w:ascii="Times New Roman" w:eastAsia="Times New Roman" w:hAnsi="Times New Roman" w:cs="Times New Roman"/>
                <w:kern w:val="0"/>
                <w:sz w:val="24"/>
                <w:szCs w:val="24"/>
                <w14:ligatures w14:val="none"/>
              </w:rPr>
              <w:t>í</w:t>
            </w:r>
            <w:r w:rsidRPr="00863D8B">
              <w:rPr>
                <w:rFonts w:ascii="Times New Roman" w:eastAsia="Times New Roman" w:hAnsi="Times New Roman" w:cs="Times New Roman"/>
                <w:kern w:val="0"/>
                <w:sz w:val="24"/>
                <w:szCs w:val="24"/>
                <w14:ligatures w14:val="none"/>
              </w:rPr>
              <w:t>z near mouth (</w:t>
            </w:r>
            <w:r w:rsidR="00F203F2">
              <w:rPr>
                <w:rFonts w:ascii="Times New Roman" w:eastAsia="Times New Roman" w:hAnsi="Times New Roman" w:cs="Times New Roman"/>
                <w:kern w:val="0"/>
                <w:sz w:val="24"/>
                <w:szCs w:val="24"/>
                <w14:ligatures w14:val="none"/>
              </w:rPr>
              <w:t>west</w:t>
            </w:r>
            <w:r w:rsidRPr="00863D8B">
              <w:rPr>
                <w:rFonts w:ascii="Times New Roman" w:eastAsia="Times New Roman" w:hAnsi="Times New Roman" w:cs="Times New Roman"/>
                <w:kern w:val="0"/>
                <w:sz w:val="24"/>
                <w:szCs w:val="24"/>
                <w14:ligatures w14:val="none"/>
              </w:rPr>
              <w:t xml:space="preserve">). </w:t>
            </w:r>
          </w:p>
        </w:tc>
        <w:tc>
          <w:tcPr>
            <w:tcW w:w="0" w:type="auto"/>
            <w:vMerge w:val="restart"/>
            <w:hideMark/>
          </w:tcPr>
          <w:p w14:paraId="3824443A" w14:textId="77777777" w:rsidR="00863D8B" w:rsidRPr="00863D8B" w:rsidRDefault="00863D8B" w:rsidP="00863D8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863D8B">
              <w:rPr>
                <w:rFonts w:ascii="Times New Roman" w:eastAsia="Times New Roman" w:hAnsi="Times New Roman" w:cs="Times New Roman"/>
                <w:color w:val="000000"/>
                <w:kern w:val="0"/>
                <w:sz w:val="24"/>
                <w:szCs w:val="24"/>
                <w14:ligatures w14:val="none"/>
              </w:rPr>
              <w:t>18.160804</w:t>
            </w:r>
          </w:p>
        </w:tc>
        <w:tc>
          <w:tcPr>
            <w:tcW w:w="1389" w:type="dxa"/>
            <w:vMerge w:val="restart"/>
            <w:hideMark/>
          </w:tcPr>
          <w:p w14:paraId="625A443A" w14:textId="77777777" w:rsidR="00863D8B" w:rsidRPr="00863D8B" w:rsidRDefault="00863D8B" w:rsidP="00863D8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863D8B">
              <w:rPr>
                <w:rFonts w:ascii="Times New Roman" w:eastAsia="Times New Roman" w:hAnsi="Times New Roman" w:cs="Times New Roman"/>
                <w:color w:val="000000"/>
                <w:kern w:val="0"/>
                <w:sz w:val="24"/>
                <w:szCs w:val="24"/>
                <w14:ligatures w14:val="none"/>
              </w:rPr>
              <w:t>-65.777437</w:t>
            </w:r>
          </w:p>
        </w:tc>
      </w:tr>
      <w:tr w:rsidR="001D0B51" w:rsidRPr="00863D8B" w14:paraId="382706D7" w14:textId="77777777" w:rsidTr="001D0B51">
        <w:trPr>
          <w:trHeight w:val="600"/>
        </w:trPr>
        <w:tc>
          <w:tcPr>
            <w:cnfStyle w:val="001000000000" w:firstRow="0" w:lastRow="0" w:firstColumn="1" w:lastColumn="0" w:oddVBand="0" w:evenVBand="0" w:oddHBand="0" w:evenHBand="0" w:firstRowFirstColumn="0" w:firstRowLastColumn="0" w:lastRowFirstColumn="0" w:lastRowLastColumn="0"/>
            <w:tcW w:w="0" w:type="auto"/>
            <w:vMerge/>
            <w:hideMark/>
          </w:tcPr>
          <w:p w14:paraId="4180550D" w14:textId="77777777" w:rsidR="00863D8B" w:rsidRPr="00863D8B" w:rsidRDefault="00863D8B" w:rsidP="00863D8B">
            <w:pPr>
              <w:rPr>
                <w:rFonts w:ascii="Times New Roman" w:eastAsia="Times New Roman" w:hAnsi="Times New Roman" w:cs="Times New Roman"/>
                <w:color w:val="000000"/>
                <w:kern w:val="0"/>
                <w:sz w:val="24"/>
                <w:szCs w:val="24"/>
                <w14:ligatures w14:val="none"/>
              </w:rPr>
            </w:pPr>
          </w:p>
        </w:tc>
        <w:tc>
          <w:tcPr>
            <w:tcW w:w="0" w:type="auto"/>
            <w:vMerge/>
            <w:hideMark/>
          </w:tcPr>
          <w:p w14:paraId="734BBC8B" w14:textId="77777777" w:rsidR="00863D8B" w:rsidRPr="00863D8B" w:rsidRDefault="00863D8B" w:rsidP="00863D8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p>
        </w:tc>
        <w:tc>
          <w:tcPr>
            <w:tcW w:w="0" w:type="auto"/>
            <w:hideMark/>
          </w:tcPr>
          <w:p w14:paraId="3B8D251F" w14:textId="1AEBCBEF" w:rsidR="00863D8B" w:rsidRPr="00863D8B" w:rsidRDefault="00863D8B" w:rsidP="00863D8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863D8B">
              <w:rPr>
                <w:rFonts w:ascii="Times New Roman" w:eastAsia="Times New Roman" w:hAnsi="Times New Roman" w:cs="Times New Roman"/>
                <w:kern w:val="0"/>
                <w:sz w:val="24"/>
                <w:szCs w:val="24"/>
                <w14:ligatures w14:val="none"/>
              </w:rPr>
              <w:t xml:space="preserve">Coastal water between </w:t>
            </w:r>
            <w:proofErr w:type="spellStart"/>
            <w:r w:rsidRPr="00863D8B">
              <w:rPr>
                <w:rFonts w:ascii="Times New Roman" w:eastAsia="Times New Roman" w:hAnsi="Times New Roman" w:cs="Times New Roman"/>
                <w:kern w:val="0"/>
                <w:sz w:val="24"/>
                <w:szCs w:val="24"/>
                <w14:ligatures w14:val="none"/>
              </w:rPr>
              <w:t>r</w:t>
            </w:r>
            <w:r w:rsidR="00F203F2">
              <w:rPr>
                <w:rFonts w:ascii="Times New Roman" w:eastAsia="Times New Roman" w:hAnsi="Times New Roman" w:cs="Times New Roman"/>
                <w:kern w:val="0"/>
                <w:sz w:val="24"/>
                <w:szCs w:val="24"/>
                <w14:ligatures w14:val="none"/>
              </w:rPr>
              <w:t>í</w:t>
            </w:r>
            <w:r w:rsidRPr="00863D8B">
              <w:rPr>
                <w:rFonts w:ascii="Times New Roman" w:eastAsia="Times New Roman" w:hAnsi="Times New Roman" w:cs="Times New Roman"/>
                <w:kern w:val="0"/>
                <w:sz w:val="24"/>
                <w:szCs w:val="24"/>
                <w14:ligatures w14:val="none"/>
              </w:rPr>
              <w:t>o</w:t>
            </w:r>
            <w:proofErr w:type="spellEnd"/>
            <w:r w:rsidRPr="00863D8B">
              <w:rPr>
                <w:rFonts w:ascii="Times New Roman" w:eastAsia="Times New Roman" w:hAnsi="Times New Roman" w:cs="Times New Roman"/>
                <w:kern w:val="0"/>
                <w:sz w:val="24"/>
                <w:szCs w:val="24"/>
                <w14:ligatures w14:val="none"/>
              </w:rPr>
              <w:t xml:space="preserve"> </w:t>
            </w:r>
            <w:r w:rsidR="00F203F2">
              <w:rPr>
                <w:rFonts w:ascii="Times New Roman" w:eastAsia="Times New Roman" w:hAnsi="Times New Roman" w:cs="Times New Roman"/>
                <w:kern w:val="0"/>
                <w:sz w:val="24"/>
                <w:szCs w:val="24"/>
                <w14:ligatures w14:val="none"/>
              </w:rPr>
              <w:t>H</w:t>
            </w:r>
            <w:r w:rsidRPr="00863D8B">
              <w:rPr>
                <w:rFonts w:ascii="Times New Roman" w:eastAsia="Times New Roman" w:hAnsi="Times New Roman" w:cs="Times New Roman"/>
                <w:kern w:val="0"/>
                <w:sz w:val="24"/>
                <w:szCs w:val="24"/>
                <w14:ligatures w14:val="none"/>
              </w:rPr>
              <w:t xml:space="preserve">umacao and </w:t>
            </w:r>
            <w:proofErr w:type="spellStart"/>
            <w:r w:rsidRPr="00863D8B">
              <w:rPr>
                <w:rFonts w:ascii="Times New Roman" w:eastAsia="Times New Roman" w:hAnsi="Times New Roman" w:cs="Times New Roman"/>
                <w:kern w:val="0"/>
                <w:sz w:val="24"/>
                <w:szCs w:val="24"/>
                <w14:ligatures w14:val="none"/>
              </w:rPr>
              <w:t>r</w:t>
            </w:r>
            <w:r w:rsidR="00F203F2">
              <w:rPr>
                <w:rFonts w:ascii="Times New Roman" w:eastAsia="Times New Roman" w:hAnsi="Times New Roman" w:cs="Times New Roman"/>
                <w:kern w:val="0"/>
                <w:sz w:val="24"/>
                <w:szCs w:val="24"/>
                <w14:ligatures w14:val="none"/>
              </w:rPr>
              <w:t>í</w:t>
            </w:r>
            <w:r w:rsidRPr="00863D8B">
              <w:rPr>
                <w:rFonts w:ascii="Times New Roman" w:eastAsia="Times New Roman" w:hAnsi="Times New Roman" w:cs="Times New Roman"/>
                <w:kern w:val="0"/>
                <w:sz w:val="24"/>
                <w:szCs w:val="24"/>
                <w14:ligatures w14:val="none"/>
              </w:rPr>
              <w:t>o</w:t>
            </w:r>
            <w:proofErr w:type="spellEnd"/>
            <w:r w:rsidRPr="00863D8B">
              <w:rPr>
                <w:rFonts w:ascii="Times New Roman" w:eastAsia="Times New Roman" w:hAnsi="Times New Roman" w:cs="Times New Roman"/>
                <w:kern w:val="0"/>
                <w:sz w:val="24"/>
                <w:szCs w:val="24"/>
                <w14:ligatures w14:val="none"/>
              </w:rPr>
              <w:t xml:space="preserve"> </w:t>
            </w:r>
            <w:r w:rsidR="00F203F2">
              <w:rPr>
                <w:rFonts w:ascii="Times New Roman" w:eastAsia="Times New Roman" w:hAnsi="Times New Roman" w:cs="Times New Roman"/>
                <w:kern w:val="0"/>
                <w:sz w:val="24"/>
                <w:szCs w:val="24"/>
                <w14:ligatures w14:val="none"/>
              </w:rPr>
              <w:t>S</w:t>
            </w:r>
            <w:r w:rsidRPr="00863D8B">
              <w:rPr>
                <w:rFonts w:ascii="Times New Roman" w:eastAsia="Times New Roman" w:hAnsi="Times New Roman" w:cs="Times New Roman"/>
                <w:kern w:val="0"/>
                <w:sz w:val="24"/>
                <w:szCs w:val="24"/>
                <w14:ligatures w14:val="none"/>
              </w:rPr>
              <w:t>antiago. (E</w:t>
            </w:r>
            <w:r w:rsidR="006A4F08">
              <w:rPr>
                <w:rFonts w:ascii="Times New Roman" w:eastAsia="Times New Roman" w:hAnsi="Times New Roman" w:cs="Times New Roman"/>
                <w:kern w:val="0"/>
                <w:sz w:val="24"/>
                <w:szCs w:val="24"/>
                <w14:ligatures w14:val="none"/>
              </w:rPr>
              <w:t>a</w:t>
            </w:r>
            <w:r w:rsidRPr="00863D8B">
              <w:rPr>
                <w:rFonts w:ascii="Times New Roman" w:eastAsia="Times New Roman" w:hAnsi="Times New Roman" w:cs="Times New Roman"/>
                <w:kern w:val="0"/>
                <w:sz w:val="24"/>
                <w:szCs w:val="24"/>
                <w14:ligatures w14:val="none"/>
              </w:rPr>
              <w:t>st)</w:t>
            </w:r>
          </w:p>
        </w:tc>
        <w:tc>
          <w:tcPr>
            <w:tcW w:w="0" w:type="auto"/>
            <w:vMerge/>
            <w:hideMark/>
          </w:tcPr>
          <w:p w14:paraId="30D5DD38" w14:textId="77777777" w:rsidR="00863D8B" w:rsidRPr="00863D8B" w:rsidRDefault="00863D8B" w:rsidP="00863D8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p>
        </w:tc>
        <w:tc>
          <w:tcPr>
            <w:tcW w:w="1389" w:type="dxa"/>
            <w:vMerge/>
            <w:hideMark/>
          </w:tcPr>
          <w:p w14:paraId="179487B6" w14:textId="77777777" w:rsidR="00863D8B" w:rsidRPr="00863D8B" w:rsidRDefault="00863D8B" w:rsidP="00863D8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p>
        </w:tc>
      </w:tr>
      <w:tr w:rsidR="001D0B51" w:rsidRPr="00863D8B" w14:paraId="4AC47FB9" w14:textId="77777777" w:rsidTr="001D0B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4C3E4903" w14:textId="77777777" w:rsidR="00863D8B" w:rsidRPr="006A4F08" w:rsidRDefault="00863D8B" w:rsidP="00863D8B">
            <w:pPr>
              <w:rPr>
                <w:rFonts w:ascii="Times New Roman" w:eastAsia="Times New Roman" w:hAnsi="Times New Roman" w:cs="Times New Roman"/>
                <w:b w:val="0"/>
                <w:bCs w:val="0"/>
                <w:color w:val="000000"/>
                <w:kern w:val="0"/>
                <w:sz w:val="24"/>
                <w:szCs w:val="24"/>
                <w14:ligatures w14:val="none"/>
              </w:rPr>
            </w:pPr>
            <w:r w:rsidRPr="006A4F08">
              <w:rPr>
                <w:rFonts w:ascii="Times New Roman" w:eastAsia="Times New Roman" w:hAnsi="Times New Roman" w:cs="Times New Roman"/>
                <w:b w:val="0"/>
                <w:bCs w:val="0"/>
                <w:color w:val="000000"/>
                <w:kern w:val="0"/>
                <w:sz w:val="24"/>
                <w:szCs w:val="24"/>
                <w:lang w:val="es-CR"/>
                <w14:ligatures w14:val="none"/>
              </w:rPr>
              <w:t xml:space="preserve">Rio Grande </w:t>
            </w:r>
          </w:p>
        </w:tc>
        <w:tc>
          <w:tcPr>
            <w:tcW w:w="0" w:type="auto"/>
            <w:hideMark/>
          </w:tcPr>
          <w:p w14:paraId="0C83C8F1" w14:textId="77777777" w:rsidR="00863D8B" w:rsidRPr="00863D8B" w:rsidRDefault="00863D8B" w:rsidP="00863D8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863D8B">
              <w:rPr>
                <w:rFonts w:ascii="Times New Roman" w:eastAsia="Times New Roman" w:hAnsi="Times New Roman" w:cs="Times New Roman"/>
                <w:color w:val="000000"/>
                <w:kern w:val="0"/>
                <w:sz w:val="24"/>
                <w:szCs w:val="24"/>
                <w14:ligatures w14:val="none"/>
              </w:rPr>
              <w:t>RG</w:t>
            </w:r>
          </w:p>
        </w:tc>
        <w:tc>
          <w:tcPr>
            <w:tcW w:w="0" w:type="auto"/>
            <w:vMerge w:val="restart"/>
            <w:hideMark/>
          </w:tcPr>
          <w:p w14:paraId="36C078A7" w14:textId="0CFEA24D" w:rsidR="00863D8B" w:rsidRPr="00863D8B" w:rsidRDefault="00863D8B" w:rsidP="00863D8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863D8B">
              <w:rPr>
                <w:rFonts w:ascii="Times New Roman" w:eastAsia="Times New Roman" w:hAnsi="Times New Roman" w:cs="Times New Roman"/>
                <w:kern w:val="0"/>
                <w:sz w:val="24"/>
                <w:szCs w:val="24"/>
                <w14:ligatures w14:val="none"/>
              </w:rPr>
              <w:t xml:space="preserve">Costal watersheds between </w:t>
            </w:r>
            <w:proofErr w:type="spellStart"/>
            <w:r w:rsidRPr="00863D8B">
              <w:rPr>
                <w:rFonts w:ascii="Times New Roman" w:eastAsia="Times New Roman" w:hAnsi="Times New Roman" w:cs="Times New Roman"/>
                <w:kern w:val="0"/>
                <w:sz w:val="24"/>
                <w:szCs w:val="24"/>
                <w14:ligatures w14:val="none"/>
              </w:rPr>
              <w:t>rio</w:t>
            </w:r>
            <w:proofErr w:type="spellEnd"/>
            <w:r w:rsidRPr="00863D8B">
              <w:rPr>
                <w:rFonts w:ascii="Times New Roman" w:eastAsia="Times New Roman" w:hAnsi="Times New Roman" w:cs="Times New Roman"/>
                <w:kern w:val="0"/>
                <w:sz w:val="24"/>
                <w:szCs w:val="24"/>
                <w14:ligatures w14:val="none"/>
              </w:rPr>
              <w:t xml:space="preserve"> </w:t>
            </w:r>
            <w:proofErr w:type="spellStart"/>
            <w:r w:rsidR="006A4F08">
              <w:rPr>
                <w:rFonts w:ascii="Times New Roman" w:eastAsia="Times New Roman" w:hAnsi="Times New Roman" w:cs="Times New Roman"/>
                <w:kern w:val="0"/>
                <w:sz w:val="24"/>
                <w:szCs w:val="24"/>
                <w14:ligatures w14:val="none"/>
              </w:rPr>
              <w:t>S</w:t>
            </w:r>
            <w:r w:rsidRPr="00863D8B">
              <w:rPr>
                <w:rFonts w:ascii="Times New Roman" w:eastAsia="Times New Roman" w:hAnsi="Times New Roman" w:cs="Times New Roman"/>
                <w:kern w:val="0"/>
                <w:sz w:val="24"/>
                <w:szCs w:val="24"/>
                <w14:ligatures w14:val="none"/>
              </w:rPr>
              <w:t>anaba</w:t>
            </w:r>
            <w:proofErr w:type="spellEnd"/>
            <w:r w:rsidRPr="00863D8B">
              <w:rPr>
                <w:rFonts w:ascii="Times New Roman" w:eastAsia="Times New Roman" w:hAnsi="Times New Roman" w:cs="Times New Roman"/>
                <w:kern w:val="0"/>
                <w:sz w:val="24"/>
                <w:szCs w:val="24"/>
                <w14:ligatures w14:val="none"/>
              </w:rPr>
              <w:t xml:space="preserve"> and </w:t>
            </w:r>
            <w:proofErr w:type="spellStart"/>
            <w:r w:rsidRPr="00863D8B">
              <w:rPr>
                <w:rFonts w:ascii="Times New Roman" w:eastAsia="Times New Roman" w:hAnsi="Times New Roman" w:cs="Times New Roman"/>
                <w:kern w:val="0"/>
                <w:sz w:val="24"/>
                <w:szCs w:val="24"/>
                <w14:ligatures w14:val="none"/>
              </w:rPr>
              <w:t>rio</w:t>
            </w:r>
            <w:proofErr w:type="spellEnd"/>
            <w:r w:rsidRPr="00863D8B">
              <w:rPr>
                <w:rFonts w:ascii="Times New Roman" w:eastAsia="Times New Roman" w:hAnsi="Times New Roman" w:cs="Times New Roman"/>
                <w:kern w:val="0"/>
                <w:sz w:val="24"/>
                <w:szCs w:val="24"/>
                <w14:ligatures w14:val="none"/>
              </w:rPr>
              <w:t xml:space="preserve"> </w:t>
            </w:r>
            <w:r w:rsidR="006A4F08">
              <w:rPr>
                <w:rFonts w:ascii="Times New Roman" w:eastAsia="Times New Roman" w:hAnsi="Times New Roman" w:cs="Times New Roman"/>
                <w:kern w:val="0"/>
                <w:sz w:val="24"/>
                <w:szCs w:val="24"/>
                <w14:ligatures w14:val="none"/>
              </w:rPr>
              <w:t>G</w:t>
            </w:r>
            <w:r w:rsidRPr="00863D8B">
              <w:rPr>
                <w:rFonts w:ascii="Times New Roman" w:eastAsia="Times New Roman" w:hAnsi="Times New Roman" w:cs="Times New Roman"/>
                <w:kern w:val="0"/>
                <w:sz w:val="24"/>
                <w:szCs w:val="24"/>
                <w14:ligatures w14:val="none"/>
              </w:rPr>
              <w:t>rande de Loiza</w:t>
            </w:r>
          </w:p>
        </w:tc>
        <w:tc>
          <w:tcPr>
            <w:tcW w:w="0" w:type="auto"/>
            <w:hideMark/>
          </w:tcPr>
          <w:p w14:paraId="10E173DD" w14:textId="77777777" w:rsidR="00863D8B" w:rsidRPr="00863D8B" w:rsidRDefault="00863D8B" w:rsidP="00863D8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863D8B">
              <w:rPr>
                <w:rFonts w:ascii="Times New Roman" w:eastAsia="Times New Roman" w:hAnsi="Times New Roman" w:cs="Times New Roman"/>
                <w:color w:val="000000"/>
                <w:kern w:val="0"/>
                <w:sz w:val="24"/>
                <w:szCs w:val="24"/>
                <w14:ligatures w14:val="none"/>
              </w:rPr>
              <w:t>18.399278</w:t>
            </w:r>
          </w:p>
        </w:tc>
        <w:tc>
          <w:tcPr>
            <w:tcW w:w="1389" w:type="dxa"/>
            <w:hideMark/>
          </w:tcPr>
          <w:p w14:paraId="3426ACEB" w14:textId="77777777" w:rsidR="00863D8B" w:rsidRPr="00863D8B" w:rsidRDefault="00863D8B" w:rsidP="00863D8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863D8B">
              <w:rPr>
                <w:rFonts w:ascii="Times New Roman" w:eastAsia="Times New Roman" w:hAnsi="Times New Roman" w:cs="Times New Roman"/>
                <w:color w:val="000000"/>
                <w:kern w:val="0"/>
                <w:sz w:val="24"/>
                <w:szCs w:val="24"/>
                <w14:ligatures w14:val="none"/>
              </w:rPr>
              <w:t>-65.825162</w:t>
            </w:r>
          </w:p>
        </w:tc>
      </w:tr>
      <w:tr w:rsidR="001D0B51" w:rsidRPr="00863D8B" w14:paraId="0983E6EC" w14:textId="77777777" w:rsidTr="001D0B51">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F64B991" w14:textId="77777777" w:rsidR="00863D8B" w:rsidRPr="00863D8B" w:rsidRDefault="00863D8B" w:rsidP="00863D8B">
            <w:pPr>
              <w:rPr>
                <w:rFonts w:ascii="Times New Roman" w:eastAsia="Times New Roman" w:hAnsi="Times New Roman" w:cs="Times New Roman"/>
                <w:b w:val="0"/>
                <w:bCs w:val="0"/>
                <w:color w:val="000000"/>
                <w:kern w:val="0"/>
                <w:sz w:val="24"/>
                <w:szCs w:val="24"/>
                <w14:ligatures w14:val="none"/>
              </w:rPr>
            </w:pPr>
            <w:r w:rsidRPr="00863D8B">
              <w:rPr>
                <w:rFonts w:ascii="Times New Roman" w:eastAsia="Times New Roman" w:hAnsi="Times New Roman" w:cs="Times New Roman"/>
                <w:b w:val="0"/>
                <w:bCs w:val="0"/>
                <w:color w:val="000000"/>
                <w:kern w:val="0"/>
                <w:sz w:val="24"/>
                <w:szCs w:val="24"/>
                <w:lang w:val="es-CR"/>
                <w14:ligatures w14:val="none"/>
              </w:rPr>
              <w:t>PR-3</w:t>
            </w:r>
          </w:p>
        </w:tc>
        <w:tc>
          <w:tcPr>
            <w:tcW w:w="0" w:type="auto"/>
            <w:hideMark/>
          </w:tcPr>
          <w:p w14:paraId="062FD5F5" w14:textId="77777777" w:rsidR="00863D8B" w:rsidRPr="00863D8B" w:rsidRDefault="00863D8B" w:rsidP="00863D8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863D8B">
              <w:rPr>
                <w:rFonts w:ascii="Times New Roman" w:eastAsia="Times New Roman" w:hAnsi="Times New Roman" w:cs="Times New Roman"/>
                <w:color w:val="000000"/>
                <w:kern w:val="0"/>
                <w:sz w:val="24"/>
                <w:szCs w:val="24"/>
                <w14:ligatures w14:val="none"/>
              </w:rPr>
              <w:t>PR3</w:t>
            </w:r>
          </w:p>
        </w:tc>
        <w:tc>
          <w:tcPr>
            <w:tcW w:w="0" w:type="auto"/>
            <w:vMerge/>
            <w:hideMark/>
          </w:tcPr>
          <w:p w14:paraId="742FC93B" w14:textId="77777777" w:rsidR="00863D8B" w:rsidRPr="00863D8B" w:rsidRDefault="00863D8B" w:rsidP="00863D8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p>
        </w:tc>
        <w:tc>
          <w:tcPr>
            <w:tcW w:w="0" w:type="auto"/>
            <w:hideMark/>
          </w:tcPr>
          <w:p w14:paraId="6847C33C" w14:textId="77777777" w:rsidR="00863D8B" w:rsidRPr="00863D8B" w:rsidRDefault="00863D8B" w:rsidP="00863D8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863D8B">
              <w:rPr>
                <w:rFonts w:ascii="Times New Roman" w:eastAsia="Times New Roman" w:hAnsi="Times New Roman" w:cs="Times New Roman"/>
                <w:color w:val="000000"/>
                <w:kern w:val="0"/>
                <w:sz w:val="24"/>
                <w:szCs w:val="24"/>
                <w14:ligatures w14:val="none"/>
              </w:rPr>
              <w:t>18.379994</w:t>
            </w:r>
          </w:p>
        </w:tc>
        <w:tc>
          <w:tcPr>
            <w:tcW w:w="1389" w:type="dxa"/>
            <w:hideMark/>
          </w:tcPr>
          <w:p w14:paraId="2419B6BB" w14:textId="77777777" w:rsidR="00863D8B" w:rsidRPr="00863D8B" w:rsidRDefault="00863D8B" w:rsidP="00863D8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863D8B">
              <w:rPr>
                <w:rFonts w:ascii="Times New Roman" w:eastAsia="Times New Roman" w:hAnsi="Times New Roman" w:cs="Times New Roman"/>
                <w:color w:val="000000"/>
                <w:kern w:val="0"/>
                <w:sz w:val="24"/>
                <w:szCs w:val="24"/>
                <w14:ligatures w14:val="none"/>
              </w:rPr>
              <w:t>-65.748757</w:t>
            </w:r>
          </w:p>
        </w:tc>
      </w:tr>
      <w:tr w:rsidR="001D0B51" w:rsidRPr="00863D8B" w14:paraId="540CC179" w14:textId="77777777" w:rsidTr="001D0B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43EAE0C" w14:textId="77777777" w:rsidR="00863D8B" w:rsidRPr="00863D8B" w:rsidRDefault="00863D8B" w:rsidP="00863D8B">
            <w:pPr>
              <w:rPr>
                <w:rFonts w:ascii="Times New Roman" w:eastAsia="Times New Roman" w:hAnsi="Times New Roman" w:cs="Times New Roman"/>
                <w:b w:val="0"/>
                <w:bCs w:val="0"/>
                <w:color w:val="000000"/>
                <w:kern w:val="0"/>
                <w:sz w:val="24"/>
                <w:szCs w:val="24"/>
                <w14:ligatures w14:val="none"/>
              </w:rPr>
            </w:pPr>
            <w:r w:rsidRPr="00863D8B">
              <w:rPr>
                <w:rFonts w:ascii="Times New Roman" w:eastAsia="Times New Roman" w:hAnsi="Times New Roman" w:cs="Times New Roman"/>
                <w:b w:val="0"/>
                <w:bCs w:val="0"/>
                <w:color w:val="000000"/>
                <w:kern w:val="0"/>
                <w:sz w:val="24"/>
                <w:szCs w:val="24"/>
                <w:lang w:val="es-CR"/>
                <w14:ligatures w14:val="none"/>
              </w:rPr>
              <w:t>Laguna Tortuguero</w:t>
            </w:r>
          </w:p>
        </w:tc>
        <w:tc>
          <w:tcPr>
            <w:tcW w:w="0" w:type="auto"/>
            <w:hideMark/>
          </w:tcPr>
          <w:p w14:paraId="13A7D2AF" w14:textId="77777777" w:rsidR="00863D8B" w:rsidRPr="00863D8B" w:rsidRDefault="00863D8B" w:rsidP="00863D8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863D8B">
              <w:rPr>
                <w:rFonts w:ascii="Times New Roman" w:eastAsia="Times New Roman" w:hAnsi="Times New Roman" w:cs="Times New Roman"/>
                <w:color w:val="000000"/>
                <w:kern w:val="0"/>
                <w:sz w:val="24"/>
                <w:szCs w:val="24"/>
                <w14:ligatures w14:val="none"/>
              </w:rPr>
              <w:t>LT</w:t>
            </w:r>
          </w:p>
        </w:tc>
        <w:tc>
          <w:tcPr>
            <w:tcW w:w="0" w:type="auto"/>
            <w:vMerge w:val="restart"/>
            <w:hideMark/>
          </w:tcPr>
          <w:p w14:paraId="284A52A0" w14:textId="1CB7DA7C" w:rsidR="00863D8B" w:rsidRPr="00863D8B" w:rsidRDefault="00863D8B" w:rsidP="00863D8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val="es-CR"/>
                <w14:ligatures w14:val="none"/>
              </w:rPr>
            </w:pPr>
            <w:r w:rsidRPr="00863D8B">
              <w:rPr>
                <w:rFonts w:ascii="Times New Roman" w:eastAsia="Times New Roman" w:hAnsi="Times New Roman" w:cs="Times New Roman"/>
                <w:color w:val="000000"/>
                <w:kern w:val="0"/>
                <w:sz w:val="24"/>
                <w:szCs w:val="24"/>
                <w:lang w:val="es-CR"/>
                <w14:ligatures w14:val="none"/>
              </w:rPr>
              <w:t xml:space="preserve">Rio </w:t>
            </w:r>
            <w:proofErr w:type="spellStart"/>
            <w:r w:rsidRPr="00863D8B">
              <w:rPr>
                <w:rFonts w:ascii="Times New Roman" w:eastAsia="Times New Roman" w:hAnsi="Times New Roman" w:cs="Times New Roman"/>
                <w:color w:val="000000"/>
                <w:kern w:val="0"/>
                <w:sz w:val="24"/>
                <w:szCs w:val="24"/>
                <w:lang w:val="es-CR"/>
                <w14:ligatures w14:val="none"/>
              </w:rPr>
              <w:t>Cubuco-Cienaga</w:t>
            </w:r>
            <w:proofErr w:type="spellEnd"/>
            <w:r w:rsidRPr="00863D8B">
              <w:rPr>
                <w:rFonts w:ascii="Times New Roman" w:eastAsia="Times New Roman" w:hAnsi="Times New Roman" w:cs="Times New Roman"/>
                <w:color w:val="000000"/>
                <w:kern w:val="0"/>
                <w:sz w:val="24"/>
                <w:szCs w:val="24"/>
                <w:lang w:val="es-CR"/>
                <w14:ligatures w14:val="none"/>
              </w:rPr>
              <w:t xml:space="preserve"> Prieta- laguna Tortuguero</w:t>
            </w:r>
          </w:p>
        </w:tc>
        <w:tc>
          <w:tcPr>
            <w:tcW w:w="0" w:type="auto"/>
            <w:hideMark/>
          </w:tcPr>
          <w:p w14:paraId="46508FCD" w14:textId="77777777" w:rsidR="00863D8B" w:rsidRPr="00863D8B" w:rsidRDefault="00863D8B" w:rsidP="00863D8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863D8B">
              <w:rPr>
                <w:rFonts w:ascii="Times New Roman" w:eastAsia="Times New Roman" w:hAnsi="Times New Roman" w:cs="Times New Roman"/>
                <w:color w:val="000000"/>
                <w:kern w:val="0"/>
                <w:sz w:val="24"/>
                <w:szCs w:val="24"/>
                <w14:ligatures w14:val="none"/>
              </w:rPr>
              <w:t>18.469074</w:t>
            </w:r>
          </w:p>
        </w:tc>
        <w:tc>
          <w:tcPr>
            <w:tcW w:w="1389" w:type="dxa"/>
            <w:hideMark/>
          </w:tcPr>
          <w:p w14:paraId="1BA996D9" w14:textId="77777777" w:rsidR="00863D8B" w:rsidRPr="00863D8B" w:rsidRDefault="00863D8B" w:rsidP="00863D8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863D8B">
              <w:rPr>
                <w:rFonts w:ascii="Times New Roman" w:eastAsia="Times New Roman" w:hAnsi="Times New Roman" w:cs="Times New Roman"/>
                <w:color w:val="000000"/>
                <w:kern w:val="0"/>
                <w:sz w:val="24"/>
                <w:szCs w:val="24"/>
                <w14:ligatures w14:val="none"/>
              </w:rPr>
              <w:t>-66.452310</w:t>
            </w:r>
          </w:p>
        </w:tc>
      </w:tr>
      <w:tr w:rsidR="001D0B51" w:rsidRPr="00863D8B" w14:paraId="719646DD" w14:textId="77777777" w:rsidTr="001D0B51">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867131B" w14:textId="77777777" w:rsidR="00863D8B" w:rsidRPr="00863D8B" w:rsidRDefault="00863D8B" w:rsidP="00863D8B">
            <w:pPr>
              <w:rPr>
                <w:rFonts w:ascii="Times New Roman" w:eastAsia="Times New Roman" w:hAnsi="Times New Roman" w:cs="Times New Roman"/>
                <w:b w:val="0"/>
                <w:bCs w:val="0"/>
                <w:color w:val="000000"/>
                <w:kern w:val="0"/>
                <w:sz w:val="24"/>
                <w:szCs w:val="24"/>
                <w14:ligatures w14:val="none"/>
              </w:rPr>
            </w:pPr>
            <w:r w:rsidRPr="00863D8B">
              <w:rPr>
                <w:rFonts w:ascii="Times New Roman" w:eastAsia="Times New Roman" w:hAnsi="Times New Roman" w:cs="Times New Roman"/>
                <w:b w:val="0"/>
                <w:bCs w:val="0"/>
                <w:color w:val="000000"/>
                <w:kern w:val="0"/>
                <w:sz w:val="24"/>
                <w:szCs w:val="24"/>
                <w14:ligatures w14:val="none"/>
              </w:rPr>
              <w:t xml:space="preserve">El </w:t>
            </w:r>
            <w:proofErr w:type="spellStart"/>
            <w:r w:rsidRPr="00863D8B">
              <w:rPr>
                <w:rFonts w:ascii="Times New Roman" w:eastAsia="Times New Roman" w:hAnsi="Times New Roman" w:cs="Times New Roman"/>
                <w:b w:val="0"/>
                <w:bCs w:val="0"/>
                <w:color w:val="000000"/>
                <w:kern w:val="0"/>
                <w:sz w:val="24"/>
                <w:szCs w:val="24"/>
                <w14:ligatures w14:val="none"/>
              </w:rPr>
              <w:t>Manantial</w:t>
            </w:r>
            <w:proofErr w:type="spellEnd"/>
          </w:p>
        </w:tc>
        <w:tc>
          <w:tcPr>
            <w:tcW w:w="0" w:type="auto"/>
            <w:hideMark/>
          </w:tcPr>
          <w:p w14:paraId="7554A59B" w14:textId="77777777" w:rsidR="00863D8B" w:rsidRPr="00863D8B" w:rsidRDefault="00863D8B" w:rsidP="00863D8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863D8B">
              <w:rPr>
                <w:rFonts w:ascii="Times New Roman" w:eastAsia="Times New Roman" w:hAnsi="Times New Roman" w:cs="Times New Roman"/>
                <w:color w:val="000000"/>
                <w:kern w:val="0"/>
                <w:sz w:val="24"/>
                <w:szCs w:val="24"/>
                <w14:ligatures w14:val="none"/>
              </w:rPr>
              <w:t>EM</w:t>
            </w:r>
          </w:p>
        </w:tc>
        <w:tc>
          <w:tcPr>
            <w:tcW w:w="0" w:type="auto"/>
            <w:vMerge/>
            <w:hideMark/>
          </w:tcPr>
          <w:p w14:paraId="4B62315B" w14:textId="77777777" w:rsidR="00863D8B" w:rsidRPr="00863D8B" w:rsidRDefault="00863D8B" w:rsidP="00863D8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p>
        </w:tc>
        <w:tc>
          <w:tcPr>
            <w:tcW w:w="0" w:type="auto"/>
            <w:hideMark/>
          </w:tcPr>
          <w:p w14:paraId="110C4841" w14:textId="77777777" w:rsidR="00863D8B" w:rsidRPr="00863D8B" w:rsidRDefault="00863D8B" w:rsidP="00863D8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863D8B">
              <w:rPr>
                <w:rFonts w:ascii="Times New Roman" w:eastAsia="Times New Roman" w:hAnsi="Times New Roman" w:cs="Times New Roman"/>
                <w:color w:val="000000"/>
                <w:kern w:val="0"/>
                <w:sz w:val="24"/>
                <w:szCs w:val="24"/>
                <w14:ligatures w14:val="none"/>
              </w:rPr>
              <w:t>18.468492</w:t>
            </w:r>
          </w:p>
        </w:tc>
        <w:tc>
          <w:tcPr>
            <w:tcW w:w="1389" w:type="dxa"/>
            <w:hideMark/>
          </w:tcPr>
          <w:p w14:paraId="1F3C9113" w14:textId="77777777" w:rsidR="00863D8B" w:rsidRPr="00863D8B" w:rsidRDefault="00863D8B" w:rsidP="00863D8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863D8B">
              <w:rPr>
                <w:rFonts w:ascii="Times New Roman" w:eastAsia="Times New Roman" w:hAnsi="Times New Roman" w:cs="Times New Roman"/>
                <w:color w:val="000000"/>
                <w:kern w:val="0"/>
                <w:sz w:val="24"/>
                <w:szCs w:val="24"/>
                <w14:ligatures w14:val="none"/>
              </w:rPr>
              <w:t>-66.423153</w:t>
            </w:r>
          </w:p>
        </w:tc>
      </w:tr>
    </w:tbl>
    <w:p w14:paraId="6AA54B40" w14:textId="77777777" w:rsidR="000C2588" w:rsidRDefault="000C2588" w:rsidP="4DD2A11C">
      <w:pPr>
        <w:rPr>
          <w:lang w:val="es-CR"/>
        </w:rPr>
      </w:pPr>
    </w:p>
    <w:p w14:paraId="5B4A0F0B" w14:textId="5C64EDFB" w:rsidR="00D042DD" w:rsidRDefault="008D0DFA" w:rsidP="4DD2A11C">
      <w:pPr>
        <w:rPr>
          <w:lang w:val="es-CR"/>
        </w:rPr>
      </w:pPr>
      <w:r>
        <w:rPr>
          <w:noProof/>
          <w:lang w:val="es-CR"/>
        </w:rPr>
        <w:lastRenderedPageBreak/>
        <w:drawing>
          <wp:inline distT="0" distB="0" distL="0" distR="0" wp14:anchorId="270AAB60" wp14:editId="57786465">
            <wp:extent cx="5943600" cy="4591685"/>
            <wp:effectExtent l="0" t="0" r="0" b="0"/>
            <wp:docPr id="1260439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39074" name="Picture 12604390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591685"/>
                    </a:xfrm>
                    <a:prstGeom prst="rect">
                      <a:avLst/>
                    </a:prstGeom>
                  </pic:spPr>
                </pic:pic>
              </a:graphicData>
            </a:graphic>
          </wp:inline>
        </w:drawing>
      </w:r>
    </w:p>
    <w:p w14:paraId="4A92B3CB" w14:textId="77777777" w:rsidR="00525AF7" w:rsidRPr="008D0DFA" w:rsidRDefault="00525AF7" w:rsidP="00525AF7">
      <w:pPr>
        <w:pStyle w:val="Caption"/>
        <w:keepNext/>
        <w:ind w:left="360"/>
        <w:rPr>
          <w:rFonts w:ascii="Times New Roman" w:hAnsi="Times New Roman" w:cs="Times New Roman"/>
          <w:i w:val="0"/>
          <w:iCs w:val="0"/>
          <w:color w:val="auto"/>
          <w:sz w:val="24"/>
          <w:szCs w:val="24"/>
        </w:rPr>
      </w:pPr>
      <w:r w:rsidRPr="008D0DFA">
        <w:rPr>
          <w:rFonts w:ascii="Times New Roman" w:hAnsi="Times New Roman" w:cs="Times New Roman"/>
          <w:i w:val="0"/>
          <w:iCs w:val="0"/>
          <w:color w:val="auto"/>
          <w:sz w:val="24"/>
          <w:szCs w:val="24"/>
        </w:rPr>
        <w:t xml:space="preserve">Figure </w:t>
      </w:r>
      <w:r w:rsidRPr="008D0DFA">
        <w:rPr>
          <w:rFonts w:ascii="Times New Roman" w:hAnsi="Times New Roman" w:cs="Times New Roman"/>
          <w:i w:val="0"/>
          <w:iCs w:val="0"/>
          <w:color w:val="auto"/>
          <w:sz w:val="24"/>
          <w:szCs w:val="24"/>
        </w:rPr>
        <w:fldChar w:fldCharType="begin"/>
      </w:r>
      <w:r w:rsidRPr="008D0DFA">
        <w:rPr>
          <w:rFonts w:ascii="Times New Roman" w:hAnsi="Times New Roman" w:cs="Times New Roman"/>
          <w:i w:val="0"/>
          <w:iCs w:val="0"/>
          <w:color w:val="auto"/>
          <w:sz w:val="24"/>
          <w:szCs w:val="24"/>
        </w:rPr>
        <w:instrText xml:space="preserve"> SEQ Figure \* ARABIC </w:instrText>
      </w:r>
      <w:r w:rsidRPr="008D0DFA">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w:t>
      </w:r>
      <w:r w:rsidRPr="008D0DFA">
        <w:rPr>
          <w:rFonts w:ascii="Times New Roman" w:hAnsi="Times New Roman" w:cs="Times New Roman"/>
          <w:i w:val="0"/>
          <w:iCs w:val="0"/>
          <w:color w:val="auto"/>
          <w:sz w:val="24"/>
          <w:szCs w:val="24"/>
        </w:rPr>
        <w:fldChar w:fldCharType="end"/>
      </w:r>
      <w:r w:rsidRPr="008D0DFA">
        <w:rPr>
          <w:rFonts w:ascii="Times New Roman" w:hAnsi="Times New Roman" w:cs="Times New Roman"/>
          <w:i w:val="0"/>
          <w:iCs w:val="0"/>
          <w:color w:val="auto"/>
          <w:sz w:val="24"/>
          <w:szCs w:val="24"/>
        </w:rPr>
        <w:t>. Sub-basins selected as study areas for each wetland.</w:t>
      </w:r>
    </w:p>
    <w:p w14:paraId="3EF5C7E8" w14:textId="77777777" w:rsidR="008D0DFA" w:rsidRPr="00525AF7" w:rsidRDefault="008D0DFA" w:rsidP="4DD2A11C"/>
    <w:p w14:paraId="18D65C7A" w14:textId="2E28024F" w:rsidR="00863D8B" w:rsidRPr="00E135D7" w:rsidRDefault="00137A3C" w:rsidP="00E135D7">
      <w:pPr>
        <w:pStyle w:val="ListParagraph"/>
        <w:numPr>
          <w:ilvl w:val="0"/>
          <w:numId w:val="9"/>
        </w:numPr>
        <w:rPr>
          <w:rFonts w:ascii="Times New Roman" w:hAnsi="Times New Roman" w:cs="Times New Roman"/>
          <w:sz w:val="24"/>
          <w:szCs w:val="24"/>
        </w:rPr>
      </w:pPr>
      <w:r w:rsidRPr="00E135D7">
        <w:rPr>
          <w:rFonts w:ascii="Times New Roman" w:hAnsi="Times New Roman" w:cs="Times New Roman"/>
          <w:sz w:val="24"/>
          <w:szCs w:val="24"/>
        </w:rPr>
        <w:t xml:space="preserve">Wetlands indicators </w:t>
      </w:r>
    </w:p>
    <w:p w14:paraId="01FAD636" w14:textId="077BE88B" w:rsidR="00137A3C" w:rsidRPr="006A4FAB" w:rsidRDefault="00137A3C" w:rsidP="00E135D7">
      <w:pPr>
        <w:pStyle w:val="ListParagraph"/>
        <w:numPr>
          <w:ilvl w:val="2"/>
          <w:numId w:val="9"/>
        </w:numPr>
        <w:ind w:left="1080"/>
        <w:rPr>
          <w:rFonts w:ascii="Times New Roman" w:hAnsi="Times New Roman" w:cs="Times New Roman"/>
          <w:sz w:val="24"/>
          <w:szCs w:val="24"/>
        </w:rPr>
      </w:pPr>
      <w:r w:rsidRPr="006A4FAB">
        <w:rPr>
          <w:rFonts w:ascii="Times New Roman" w:hAnsi="Times New Roman" w:cs="Times New Roman"/>
          <w:sz w:val="24"/>
          <w:szCs w:val="24"/>
        </w:rPr>
        <w:t xml:space="preserve">NDWI </w:t>
      </w:r>
    </w:p>
    <w:p w14:paraId="11255FC0" w14:textId="7329DC30" w:rsidR="00863D8B" w:rsidRDefault="00137A3C" w:rsidP="0069074B">
      <w:pPr>
        <w:jc w:val="both"/>
        <w:rPr>
          <w:rFonts w:ascii="Times New Roman" w:hAnsi="Times New Roman" w:cs="Times New Roman"/>
          <w:sz w:val="24"/>
          <w:szCs w:val="24"/>
        </w:rPr>
      </w:pPr>
      <w:r w:rsidRPr="006A4FAB">
        <w:rPr>
          <w:rFonts w:ascii="Times New Roman" w:hAnsi="Times New Roman" w:cs="Times New Roman"/>
          <w:sz w:val="24"/>
          <w:szCs w:val="24"/>
        </w:rPr>
        <w:t xml:space="preserve">The NDWI was processed </w:t>
      </w:r>
      <w:r w:rsidR="00771BA3" w:rsidRPr="006A4FAB">
        <w:rPr>
          <w:rFonts w:ascii="Times New Roman" w:hAnsi="Times New Roman" w:cs="Times New Roman"/>
          <w:sz w:val="24"/>
          <w:szCs w:val="24"/>
        </w:rPr>
        <w:t xml:space="preserve">with </w:t>
      </w:r>
      <w:r w:rsidR="00063717" w:rsidRPr="006A4FAB">
        <w:rPr>
          <w:rFonts w:ascii="Times New Roman" w:hAnsi="Times New Roman" w:cs="Times New Roman"/>
          <w:sz w:val="24"/>
          <w:szCs w:val="24"/>
        </w:rPr>
        <w:t>the Raster Calculator tool from ArcMap 10.8</w:t>
      </w:r>
      <w:r w:rsidR="006A4FAB" w:rsidRPr="006A4FAB">
        <w:rPr>
          <w:rFonts w:ascii="Times New Roman" w:hAnsi="Times New Roman" w:cs="Times New Roman"/>
          <w:sz w:val="24"/>
          <w:szCs w:val="24"/>
        </w:rPr>
        <w:t xml:space="preserve">, </w:t>
      </w:r>
      <w:r w:rsidR="00B177AA">
        <w:rPr>
          <w:rFonts w:ascii="Times New Roman" w:hAnsi="Times New Roman" w:cs="Times New Roman"/>
          <w:sz w:val="24"/>
          <w:szCs w:val="24"/>
        </w:rPr>
        <w:t>using Landsat 9 imagery</w:t>
      </w:r>
      <w:r w:rsidR="00850994">
        <w:rPr>
          <w:rStyle w:val="FootnoteReference"/>
          <w:rFonts w:ascii="Times New Roman" w:hAnsi="Times New Roman" w:cs="Times New Roman"/>
          <w:sz w:val="24"/>
          <w:szCs w:val="24"/>
        </w:rPr>
        <w:footnoteReference w:id="3"/>
      </w:r>
      <w:r w:rsidR="00B177AA">
        <w:rPr>
          <w:rFonts w:ascii="Times New Roman" w:hAnsi="Times New Roman" w:cs="Times New Roman"/>
          <w:sz w:val="24"/>
          <w:szCs w:val="24"/>
        </w:rPr>
        <w:t xml:space="preserve">. </w:t>
      </w:r>
      <w:r w:rsidR="00CF0257">
        <w:rPr>
          <w:rFonts w:ascii="Times New Roman" w:hAnsi="Times New Roman" w:cs="Times New Roman"/>
          <w:sz w:val="24"/>
          <w:szCs w:val="24"/>
        </w:rPr>
        <w:t>Bands</w:t>
      </w:r>
      <w:r w:rsidR="00662CA8">
        <w:rPr>
          <w:rFonts w:ascii="Times New Roman" w:hAnsi="Times New Roman" w:cs="Times New Roman"/>
          <w:sz w:val="24"/>
          <w:szCs w:val="24"/>
        </w:rPr>
        <w:t xml:space="preserve"> 4 and 5 </w:t>
      </w:r>
      <w:r w:rsidR="0069074B">
        <w:rPr>
          <w:rFonts w:ascii="Times New Roman" w:hAnsi="Times New Roman" w:cs="Times New Roman"/>
          <w:sz w:val="24"/>
          <w:szCs w:val="24"/>
        </w:rPr>
        <w:t>were</w:t>
      </w:r>
      <w:r w:rsidR="00B177AA">
        <w:rPr>
          <w:rFonts w:ascii="Times New Roman" w:hAnsi="Times New Roman" w:cs="Times New Roman"/>
          <w:sz w:val="24"/>
          <w:szCs w:val="24"/>
        </w:rPr>
        <w:t xml:space="preserve"> </w:t>
      </w:r>
      <w:r w:rsidR="00CF0257">
        <w:rPr>
          <w:rFonts w:ascii="Times New Roman" w:hAnsi="Times New Roman" w:cs="Times New Roman"/>
          <w:sz w:val="24"/>
          <w:szCs w:val="24"/>
        </w:rPr>
        <w:t>used for</w:t>
      </w:r>
      <w:r w:rsidR="00662CA8">
        <w:rPr>
          <w:rFonts w:ascii="Times New Roman" w:hAnsi="Times New Roman" w:cs="Times New Roman"/>
          <w:sz w:val="24"/>
          <w:szCs w:val="24"/>
        </w:rPr>
        <w:t xml:space="preserve"> </w:t>
      </w:r>
      <w:r w:rsidR="0069074B">
        <w:rPr>
          <w:rFonts w:ascii="Times New Roman" w:hAnsi="Times New Roman" w:cs="Times New Roman"/>
          <w:sz w:val="24"/>
          <w:szCs w:val="24"/>
        </w:rPr>
        <w:t>GREEN</w:t>
      </w:r>
      <w:r w:rsidR="00D06A2E">
        <w:rPr>
          <w:rFonts w:ascii="Times New Roman" w:hAnsi="Times New Roman" w:cs="Times New Roman"/>
          <w:sz w:val="24"/>
          <w:szCs w:val="24"/>
        </w:rPr>
        <w:t xml:space="preserve"> and </w:t>
      </w:r>
      <w:r w:rsidR="0069074B">
        <w:rPr>
          <w:rFonts w:ascii="Times New Roman" w:hAnsi="Times New Roman" w:cs="Times New Roman"/>
          <w:sz w:val="24"/>
          <w:szCs w:val="24"/>
        </w:rPr>
        <w:t>NIR</w:t>
      </w:r>
      <w:r w:rsidR="00696A54">
        <w:rPr>
          <w:rFonts w:ascii="Times New Roman" w:hAnsi="Times New Roman" w:cs="Times New Roman"/>
          <w:sz w:val="24"/>
          <w:szCs w:val="24"/>
        </w:rPr>
        <w:t xml:space="preserve"> respectively</w:t>
      </w:r>
      <w:r w:rsidR="00CF0257">
        <w:rPr>
          <w:rFonts w:ascii="Times New Roman" w:hAnsi="Times New Roman" w:cs="Times New Roman"/>
          <w:sz w:val="24"/>
          <w:szCs w:val="24"/>
        </w:rPr>
        <w:t xml:space="preserve">. </w:t>
      </w:r>
      <w:r w:rsidR="0069074B">
        <w:rPr>
          <w:rFonts w:ascii="Times New Roman" w:hAnsi="Times New Roman" w:cs="Times New Roman"/>
          <w:sz w:val="24"/>
          <w:szCs w:val="24"/>
        </w:rPr>
        <w:t>Table</w:t>
      </w:r>
      <w:r w:rsidR="00CF0257">
        <w:rPr>
          <w:rFonts w:ascii="Times New Roman" w:hAnsi="Times New Roman" w:cs="Times New Roman"/>
          <w:sz w:val="24"/>
          <w:szCs w:val="24"/>
        </w:rPr>
        <w:t xml:space="preserve"> 2 specifies the </w:t>
      </w:r>
      <w:r w:rsidR="006568BC">
        <w:rPr>
          <w:rFonts w:ascii="Times New Roman" w:hAnsi="Times New Roman" w:cs="Times New Roman"/>
          <w:sz w:val="24"/>
          <w:szCs w:val="24"/>
        </w:rPr>
        <w:t xml:space="preserve">satellite image, percentage of cloud cover and the date acquired </w:t>
      </w:r>
      <w:r w:rsidR="0069074B">
        <w:rPr>
          <w:rFonts w:ascii="Times New Roman" w:hAnsi="Times New Roman" w:cs="Times New Roman"/>
          <w:sz w:val="24"/>
          <w:szCs w:val="24"/>
        </w:rPr>
        <w:t xml:space="preserve">for each site. </w:t>
      </w:r>
      <w:r w:rsidR="003266DD">
        <w:rPr>
          <w:rFonts w:ascii="Times New Roman" w:hAnsi="Times New Roman" w:cs="Times New Roman"/>
          <w:sz w:val="24"/>
          <w:szCs w:val="24"/>
        </w:rPr>
        <w:t xml:space="preserve">All satellite images used were 30x30 m of resolution. </w:t>
      </w:r>
    </w:p>
    <w:p w14:paraId="1F9F67F3" w14:textId="77777777" w:rsidR="005D55EE" w:rsidRDefault="005D55EE" w:rsidP="0069074B">
      <w:pPr>
        <w:jc w:val="both"/>
        <w:rPr>
          <w:rFonts w:ascii="Times New Roman" w:hAnsi="Times New Roman" w:cs="Times New Roman"/>
          <w:sz w:val="24"/>
          <w:szCs w:val="24"/>
        </w:rPr>
      </w:pPr>
    </w:p>
    <w:p w14:paraId="65FB9B5C" w14:textId="77777777" w:rsidR="008D0DFA" w:rsidRPr="0069074B" w:rsidRDefault="008D0DFA" w:rsidP="0069074B">
      <w:pPr>
        <w:jc w:val="both"/>
        <w:rPr>
          <w:rFonts w:ascii="Times New Roman" w:hAnsi="Times New Roman" w:cs="Times New Roman"/>
          <w:sz w:val="24"/>
          <w:szCs w:val="24"/>
        </w:rPr>
      </w:pPr>
    </w:p>
    <w:p w14:paraId="2B8047AA" w14:textId="3263A565" w:rsidR="008E2E65" w:rsidRPr="008E2E65" w:rsidRDefault="008E2E65" w:rsidP="008E2E65">
      <w:pPr>
        <w:pStyle w:val="Caption"/>
        <w:keepNext/>
        <w:rPr>
          <w:rFonts w:ascii="Times New Roman" w:hAnsi="Times New Roman" w:cs="Times New Roman"/>
          <w:i w:val="0"/>
          <w:iCs w:val="0"/>
          <w:color w:val="auto"/>
          <w:sz w:val="24"/>
          <w:szCs w:val="24"/>
        </w:rPr>
      </w:pPr>
      <w:r w:rsidRPr="008E2E65">
        <w:rPr>
          <w:rFonts w:ascii="Times New Roman" w:hAnsi="Times New Roman" w:cs="Times New Roman"/>
          <w:i w:val="0"/>
          <w:iCs w:val="0"/>
          <w:color w:val="auto"/>
          <w:sz w:val="24"/>
          <w:szCs w:val="24"/>
        </w:rPr>
        <w:lastRenderedPageBreak/>
        <w:t xml:space="preserve">Table </w:t>
      </w:r>
      <w:r w:rsidRPr="008E2E65">
        <w:rPr>
          <w:rFonts w:ascii="Times New Roman" w:hAnsi="Times New Roman" w:cs="Times New Roman"/>
          <w:i w:val="0"/>
          <w:iCs w:val="0"/>
          <w:color w:val="auto"/>
          <w:sz w:val="24"/>
          <w:szCs w:val="24"/>
        </w:rPr>
        <w:fldChar w:fldCharType="begin"/>
      </w:r>
      <w:r w:rsidRPr="008E2E65">
        <w:rPr>
          <w:rFonts w:ascii="Times New Roman" w:hAnsi="Times New Roman" w:cs="Times New Roman"/>
          <w:i w:val="0"/>
          <w:iCs w:val="0"/>
          <w:color w:val="auto"/>
          <w:sz w:val="24"/>
          <w:szCs w:val="24"/>
        </w:rPr>
        <w:instrText xml:space="preserve"> SEQ Table \* ARABIC </w:instrText>
      </w:r>
      <w:r w:rsidRPr="008E2E65">
        <w:rPr>
          <w:rFonts w:ascii="Times New Roman" w:hAnsi="Times New Roman" w:cs="Times New Roman"/>
          <w:i w:val="0"/>
          <w:iCs w:val="0"/>
          <w:color w:val="auto"/>
          <w:sz w:val="24"/>
          <w:szCs w:val="24"/>
        </w:rPr>
        <w:fldChar w:fldCharType="separate"/>
      </w:r>
      <w:r w:rsidR="001B5B6D">
        <w:rPr>
          <w:rFonts w:ascii="Times New Roman" w:hAnsi="Times New Roman" w:cs="Times New Roman"/>
          <w:i w:val="0"/>
          <w:iCs w:val="0"/>
          <w:noProof/>
          <w:color w:val="auto"/>
          <w:sz w:val="24"/>
          <w:szCs w:val="24"/>
        </w:rPr>
        <w:t>2</w:t>
      </w:r>
      <w:r w:rsidRPr="008E2E65">
        <w:rPr>
          <w:rFonts w:ascii="Times New Roman" w:hAnsi="Times New Roman" w:cs="Times New Roman"/>
          <w:i w:val="0"/>
          <w:iCs w:val="0"/>
          <w:color w:val="auto"/>
          <w:sz w:val="24"/>
          <w:szCs w:val="24"/>
        </w:rPr>
        <w:fldChar w:fldCharType="end"/>
      </w:r>
      <w:r w:rsidRPr="008E2E65">
        <w:rPr>
          <w:rFonts w:ascii="Times New Roman" w:hAnsi="Times New Roman" w:cs="Times New Roman"/>
          <w:i w:val="0"/>
          <w:iCs w:val="0"/>
          <w:color w:val="auto"/>
          <w:sz w:val="24"/>
          <w:szCs w:val="24"/>
        </w:rPr>
        <w:t>. Satellite image information for each study site.</w:t>
      </w:r>
    </w:p>
    <w:tbl>
      <w:tblPr>
        <w:tblStyle w:val="PlainTable2"/>
        <w:tblW w:w="8961" w:type="dxa"/>
        <w:tblLook w:val="04A0" w:firstRow="1" w:lastRow="0" w:firstColumn="1" w:lastColumn="0" w:noHBand="0" w:noVBand="1"/>
      </w:tblPr>
      <w:tblGrid>
        <w:gridCol w:w="750"/>
        <w:gridCol w:w="5977"/>
        <w:gridCol w:w="1044"/>
        <w:gridCol w:w="1190"/>
      </w:tblGrid>
      <w:tr w:rsidR="00771BA3" w:rsidRPr="00771BA3" w14:paraId="483939C5" w14:textId="77777777" w:rsidTr="008E2E65">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50" w:type="dxa"/>
            <w:hideMark/>
          </w:tcPr>
          <w:p w14:paraId="134890DB" w14:textId="77777777" w:rsidR="00771BA3" w:rsidRPr="00771BA3" w:rsidRDefault="00771BA3" w:rsidP="00771BA3">
            <w:pPr>
              <w:rPr>
                <w:rFonts w:ascii="Times New Roman" w:eastAsia="Times New Roman" w:hAnsi="Times New Roman" w:cs="Times New Roman"/>
                <w:color w:val="000000"/>
                <w:kern w:val="0"/>
                <w:sz w:val="24"/>
                <w:szCs w:val="24"/>
                <w14:ligatures w14:val="none"/>
              </w:rPr>
            </w:pPr>
            <w:r w:rsidRPr="00771BA3">
              <w:rPr>
                <w:rFonts w:ascii="Times New Roman" w:eastAsia="Times New Roman" w:hAnsi="Times New Roman" w:cs="Times New Roman"/>
                <w:color w:val="000000"/>
                <w:kern w:val="0"/>
                <w:sz w:val="24"/>
                <w:szCs w:val="24"/>
                <w14:ligatures w14:val="none"/>
              </w:rPr>
              <w:t>Site Code</w:t>
            </w:r>
          </w:p>
        </w:tc>
        <w:tc>
          <w:tcPr>
            <w:tcW w:w="5977" w:type="dxa"/>
            <w:hideMark/>
          </w:tcPr>
          <w:p w14:paraId="61E9DFBF" w14:textId="53A392AA" w:rsidR="00771BA3" w:rsidRPr="00771BA3" w:rsidRDefault="006568BC" w:rsidP="00771BA3">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694089">
              <w:rPr>
                <w:rFonts w:ascii="Times New Roman" w:eastAsia="Times New Roman" w:hAnsi="Times New Roman" w:cs="Times New Roman"/>
                <w:color w:val="000000"/>
                <w:kern w:val="0"/>
                <w:sz w:val="24"/>
                <w:szCs w:val="24"/>
                <w14:ligatures w14:val="none"/>
              </w:rPr>
              <w:t>Satellite</w:t>
            </w:r>
            <w:r w:rsidR="00771BA3" w:rsidRPr="00771BA3">
              <w:rPr>
                <w:rFonts w:ascii="Times New Roman" w:eastAsia="Times New Roman" w:hAnsi="Times New Roman" w:cs="Times New Roman"/>
                <w:color w:val="000000"/>
                <w:kern w:val="0"/>
                <w:sz w:val="24"/>
                <w:szCs w:val="24"/>
                <w14:ligatures w14:val="none"/>
              </w:rPr>
              <w:t xml:space="preserve"> image </w:t>
            </w:r>
          </w:p>
        </w:tc>
        <w:tc>
          <w:tcPr>
            <w:tcW w:w="1044" w:type="dxa"/>
            <w:hideMark/>
          </w:tcPr>
          <w:p w14:paraId="64399972" w14:textId="77777777" w:rsidR="00771BA3" w:rsidRPr="00771BA3" w:rsidRDefault="00771BA3" w:rsidP="00771BA3">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771BA3">
              <w:rPr>
                <w:rFonts w:ascii="Times New Roman" w:eastAsia="Times New Roman" w:hAnsi="Times New Roman" w:cs="Times New Roman"/>
                <w:color w:val="000000"/>
                <w:kern w:val="0"/>
                <w:sz w:val="24"/>
                <w:szCs w:val="24"/>
                <w14:ligatures w14:val="none"/>
              </w:rPr>
              <w:t>Cloud Cover (%)</w:t>
            </w:r>
          </w:p>
        </w:tc>
        <w:tc>
          <w:tcPr>
            <w:tcW w:w="1190" w:type="dxa"/>
            <w:hideMark/>
          </w:tcPr>
          <w:p w14:paraId="10C09C4F" w14:textId="77777777" w:rsidR="00771BA3" w:rsidRPr="00771BA3" w:rsidRDefault="00771BA3" w:rsidP="00771BA3">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771BA3">
              <w:rPr>
                <w:rFonts w:ascii="Times New Roman" w:eastAsia="Times New Roman" w:hAnsi="Times New Roman" w:cs="Times New Roman"/>
                <w:color w:val="000000"/>
                <w:kern w:val="0"/>
                <w:sz w:val="24"/>
                <w:szCs w:val="24"/>
                <w14:ligatures w14:val="none"/>
              </w:rPr>
              <w:t>Date Acquired</w:t>
            </w:r>
          </w:p>
        </w:tc>
      </w:tr>
      <w:tr w:rsidR="00771BA3" w:rsidRPr="00771BA3" w14:paraId="10DEB42D" w14:textId="77777777" w:rsidTr="008E2E65">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750" w:type="dxa"/>
            <w:hideMark/>
          </w:tcPr>
          <w:p w14:paraId="566A27D0" w14:textId="77777777" w:rsidR="00771BA3" w:rsidRPr="00D06A1D" w:rsidRDefault="00771BA3" w:rsidP="00771BA3">
            <w:pPr>
              <w:rPr>
                <w:rFonts w:ascii="Times New Roman" w:eastAsia="Times New Roman" w:hAnsi="Times New Roman" w:cs="Times New Roman"/>
                <w:b w:val="0"/>
                <w:bCs w:val="0"/>
                <w:color w:val="000000"/>
                <w:kern w:val="0"/>
                <w:sz w:val="24"/>
                <w:szCs w:val="24"/>
                <w14:ligatures w14:val="none"/>
              </w:rPr>
            </w:pPr>
            <w:r w:rsidRPr="00D06A1D">
              <w:rPr>
                <w:rFonts w:ascii="Times New Roman" w:eastAsia="Times New Roman" w:hAnsi="Times New Roman" w:cs="Times New Roman"/>
                <w:b w:val="0"/>
                <w:bCs w:val="0"/>
                <w:color w:val="000000"/>
                <w:kern w:val="0"/>
                <w:sz w:val="24"/>
                <w:szCs w:val="24"/>
                <w14:ligatures w14:val="none"/>
              </w:rPr>
              <w:t>AR</w:t>
            </w:r>
          </w:p>
        </w:tc>
        <w:tc>
          <w:tcPr>
            <w:tcW w:w="5977" w:type="dxa"/>
            <w:vMerge w:val="restart"/>
            <w:hideMark/>
          </w:tcPr>
          <w:p w14:paraId="418629F5" w14:textId="77777777" w:rsidR="00771BA3" w:rsidRPr="00771BA3" w:rsidRDefault="00771BA3" w:rsidP="00771B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771BA3">
              <w:rPr>
                <w:rFonts w:ascii="Times New Roman" w:eastAsia="Times New Roman" w:hAnsi="Times New Roman" w:cs="Times New Roman"/>
                <w:color w:val="000000"/>
                <w:kern w:val="0"/>
                <w:sz w:val="24"/>
                <w:szCs w:val="24"/>
                <w14:ligatures w14:val="none"/>
              </w:rPr>
              <w:t>LC09_L2SP_004048_20221002_20230327_02_T1_SR_B4 LC09_L2SP_004048_20221002_20230327_02_T1_SR_B5</w:t>
            </w:r>
          </w:p>
        </w:tc>
        <w:tc>
          <w:tcPr>
            <w:tcW w:w="1044" w:type="dxa"/>
            <w:vMerge w:val="restart"/>
            <w:noWrap/>
            <w:hideMark/>
          </w:tcPr>
          <w:p w14:paraId="53047C36" w14:textId="77777777" w:rsidR="00771BA3" w:rsidRPr="00771BA3" w:rsidRDefault="00771BA3" w:rsidP="00771B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771BA3">
              <w:rPr>
                <w:rFonts w:ascii="Times New Roman" w:eastAsia="Times New Roman" w:hAnsi="Times New Roman" w:cs="Times New Roman"/>
                <w:color w:val="000000"/>
                <w:kern w:val="0"/>
                <w:sz w:val="24"/>
                <w:szCs w:val="24"/>
                <w14:ligatures w14:val="none"/>
              </w:rPr>
              <w:t>14.32</w:t>
            </w:r>
          </w:p>
        </w:tc>
        <w:tc>
          <w:tcPr>
            <w:tcW w:w="1190" w:type="dxa"/>
            <w:vMerge w:val="restart"/>
            <w:noWrap/>
            <w:hideMark/>
          </w:tcPr>
          <w:p w14:paraId="6E1E0625" w14:textId="77777777" w:rsidR="00771BA3" w:rsidRPr="00771BA3" w:rsidRDefault="00771BA3" w:rsidP="00771B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771BA3">
              <w:rPr>
                <w:rFonts w:ascii="Times New Roman" w:eastAsia="Times New Roman" w:hAnsi="Times New Roman" w:cs="Times New Roman"/>
                <w:color w:val="000000"/>
                <w:kern w:val="0"/>
                <w:sz w:val="24"/>
                <w:szCs w:val="24"/>
                <w14:ligatures w14:val="none"/>
              </w:rPr>
              <w:t>2/10/2022</w:t>
            </w:r>
          </w:p>
        </w:tc>
      </w:tr>
      <w:tr w:rsidR="00771BA3" w:rsidRPr="00771BA3" w14:paraId="07219955" w14:textId="77777777" w:rsidTr="008E2E65">
        <w:trPr>
          <w:trHeight w:val="450"/>
        </w:trPr>
        <w:tc>
          <w:tcPr>
            <w:cnfStyle w:val="001000000000" w:firstRow="0" w:lastRow="0" w:firstColumn="1" w:lastColumn="0" w:oddVBand="0" w:evenVBand="0" w:oddHBand="0" w:evenHBand="0" w:firstRowFirstColumn="0" w:firstRowLastColumn="0" w:lastRowFirstColumn="0" w:lastRowLastColumn="0"/>
            <w:tcW w:w="750" w:type="dxa"/>
            <w:hideMark/>
          </w:tcPr>
          <w:p w14:paraId="4AB2EA34" w14:textId="77777777" w:rsidR="00771BA3" w:rsidRPr="00D06A1D" w:rsidRDefault="00771BA3" w:rsidP="00771BA3">
            <w:pPr>
              <w:rPr>
                <w:rFonts w:ascii="Times New Roman" w:eastAsia="Times New Roman" w:hAnsi="Times New Roman" w:cs="Times New Roman"/>
                <w:b w:val="0"/>
                <w:bCs w:val="0"/>
                <w:color w:val="000000"/>
                <w:kern w:val="0"/>
                <w:sz w:val="24"/>
                <w:szCs w:val="24"/>
                <w14:ligatures w14:val="none"/>
              </w:rPr>
            </w:pPr>
            <w:r w:rsidRPr="00D06A1D">
              <w:rPr>
                <w:rFonts w:ascii="Times New Roman" w:eastAsia="Times New Roman" w:hAnsi="Times New Roman" w:cs="Times New Roman"/>
                <w:b w:val="0"/>
                <w:bCs w:val="0"/>
                <w:color w:val="000000"/>
                <w:kern w:val="0"/>
                <w:sz w:val="24"/>
                <w:szCs w:val="24"/>
                <w14:ligatures w14:val="none"/>
              </w:rPr>
              <w:t>PV</w:t>
            </w:r>
          </w:p>
        </w:tc>
        <w:tc>
          <w:tcPr>
            <w:tcW w:w="5977" w:type="dxa"/>
            <w:vMerge/>
            <w:hideMark/>
          </w:tcPr>
          <w:p w14:paraId="4CCFAE26" w14:textId="77777777" w:rsidR="00771BA3" w:rsidRPr="00771BA3" w:rsidRDefault="00771BA3" w:rsidP="00771B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p>
        </w:tc>
        <w:tc>
          <w:tcPr>
            <w:tcW w:w="1044" w:type="dxa"/>
            <w:vMerge/>
            <w:hideMark/>
          </w:tcPr>
          <w:p w14:paraId="5658B8CD" w14:textId="77777777" w:rsidR="00771BA3" w:rsidRPr="00771BA3" w:rsidRDefault="00771BA3" w:rsidP="00771B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p>
        </w:tc>
        <w:tc>
          <w:tcPr>
            <w:tcW w:w="1190" w:type="dxa"/>
            <w:vMerge/>
            <w:hideMark/>
          </w:tcPr>
          <w:p w14:paraId="24B677E0" w14:textId="77777777" w:rsidR="00771BA3" w:rsidRPr="00771BA3" w:rsidRDefault="00771BA3" w:rsidP="00771B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p>
        </w:tc>
      </w:tr>
      <w:tr w:rsidR="00771BA3" w:rsidRPr="00771BA3" w14:paraId="79404603" w14:textId="77777777" w:rsidTr="008E2E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0" w:type="dxa"/>
            <w:hideMark/>
          </w:tcPr>
          <w:p w14:paraId="2F03F3E6" w14:textId="77777777" w:rsidR="00771BA3" w:rsidRPr="00D06A1D" w:rsidRDefault="00771BA3" w:rsidP="00771BA3">
            <w:pPr>
              <w:rPr>
                <w:rFonts w:ascii="Times New Roman" w:eastAsia="Times New Roman" w:hAnsi="Times New Roman" w:cs="Times New Roman"/>
                <w:b w:val="0"/>
                <w:bCs w:val="0"/>
                <w:color w:val="000000"/>
                <w:kern w:val="0"/>
                <w:sz w:val="24"/>
                <w:szCs w:val="24"/>
                <w14:ligatures w14:val="none"/>
              </w:rPr>
            </w:pPr>
            <w:r w:rsidRPr="00D06A1D">
              <w:rPr>
                <w:rFonts w:ascii="Times New Roman" w:eastAsia="Times New Roman" w:hAnsi="Times New Roman" w:cs="Times New Roman"/>
                <w:b w:val="0"/>
                <w:bCs w:val="0"/>
                <w:color w:val="000000"/>
                <w:kern w:val="0"/>
                <w:sz w:val="24"/>
                <w:szCs w:val="24"/>
                <w14:ligatures w14:val="none"/>
              </w:rPr>
              <w:t>CA</w:t>
            </w:r>
          </w:p>
        </w:tc>
        <w:tc>
          <w:tcPr>
            <w:tcW w:w="5977" w:type="dxa"/>
            <w:vMerge w:val="restart"/>
            <w:hideMark/>
          </w:tcPr>
          <w:p w14:paraId="45B083DD" w14:textId="77777777" w:rsidR="00771BA3" w:rsidRPr="00771BA3" w:rsidRDefault="00771BA3" w:rsidP="00771B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771BA3">
              <w:rPr>
                <w:rFonts w:ascii="Times New Roman" w:eastAsia="Times New Roman" w:hAnsi="Times New Roman" w:cs="Times New Roman"/>
                <w:color w:val="000000"/>
                <w:kern w:val="0"/>
                <w:sz w:val="24"/>
                <w:szCs w:val="24"/>
                <w14:ligatures w14:val="none"/>
              </w:rPr>
              <w:t>LC09_L2SP_004048_20221002_20230327_02_T1_SR_B4 LC09_L2SP_004048_20221002_20230327_02_T1_SR_B5</w:t>
            </w:r>
          </w:p>
        </w:tc>
        <w:tc>
          <w:tcPr>
            <w:tcW w:w="1044" w:type="dxa"/>
            <w:vMerge w:val="restart"/>
            <w:noWrap/>
            <w:hideMark/>
          </w:tcPr>
          <w:p w14:paraId="1FBF8FCD" w14:textId="77777777" w:rsidR="00771BA3" w:rsidRPr="00771BA3" w:rsidRDefault="00771BA3" w:rsidP="00771B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771BA3">
              <w:rPr>
                <w:rFonts w:ascii="Times New Roman" w:eastAsia="Times New Roman" w:hAnsi="Times New Roman" w:cs="Times New Roman"/>
                <w:color w:val="000000"/>
                <w:kern w:val="0"/>
                <w:sz w:val="24"/>
                <w:szCs w:val="24"/>
                <w14:ligatures w14:val="none"/>
              </w:rPr>
              <w:t>15.55</w:t>
            </w:r>
          </w:p>
        </w:tc>
        <w:tc>
          <w:tcPr>
            <w:tcW w:w="1190" w:type="dxa"/>
            <w:vMerge w:val="restart"/>
            <w:noWrap/>
            <w:hideMark/>
          </w:tcPr>
          <w:p w14:paraId="12FC6F23" w14:textId="77777777" w:rsidR="00771BA3" w:rsidRPr="00771BA3" w:rsidRDefault="00771BA3" w:rsidP="00771B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771BA3">
              <w:rPr>
                <w:rFonts w:ascii="Times New Roman" w:eastAsia="Times New Roman" w:hAnsi="Times New Roman" w:cs="Times New Roman"/>
                <w:color w:val="000000"/>
                <w:kern w:val="0"/>
                <w:sz w:val="24"/>
                <w:szCs w:val="24"/>
                <w14:ligatures w14:val="none"/>
              </w:rPr>
              <w:t>2/10/2022</w:t>
            </w:r>
          </w:p>
        </w:tc>
      </w:tr>
      <w:tr w:rsidR="00771BA3" w:rsidRPr="00771BA3" w14:paraId="68AB2F8A" w14:textId="77777777" w:rsidTr="008E2E65">
        <w:trPr>
          <w:trHeight w:val="330"/>
        </w:trPr>
        <w:tc>
          <w:tcPr>
            <w:cnfStyle w:val="001000000000" w:firstRow="0" w:lastRow="0" w:firstColumn="1" w:lastColumn="0" w:oddVBand="0" w:evenVBand="0" w:oddHBand="0" w:evenHBand="0" w:firstRowFirstColumn="0" w:firstRowLastColumn="0" w:lastRowFirstColumn="0" w:lastRowLastColumn="0"/>
            <w:tcW w:w="750" w:type="dxa"/>
            <w:hideMark/>
          </w:tcPr>
          <w:p w14:paraId="31CAD90D" w14:textId="77777777" w:rsidR="00771BA3" w:rsidRPr="00D06A1D" w:rsidRDefault="00771BA3" w:rsidP="00771BA3">
            <w:pPr>
              <w:rPr>
                <w:rFonts w:ascii="Times New Roman" w:eastAsia="Times New Roman" w:hAnsi="Times New Roman" w:cs="Times New Roman"/>
                <w:b w:val="0"/>
                <w:bCs w:val="0"/>
                <w:color w:val="000000"/>
                <w:kern w:val="0"/>
                <w:sz w:val="24"/>
                <w:szCs w:val="24"/>
                <w14:ligatures w14:val="none"/>
              </w:rPr>
            </w:pPr>
            <w:r w:rsidRPr="00D06A1D">
              <w:rPr>
                <w:rFonts w:ascii="Times New Roman" w:eastAsia="Times New Roman" w:hAnsi="Times New Roman" w:cs="Times New Roman"/>
                <w:b w:val="0"/>
                <w:bCs w:val="0"/>
                <w:color w:val="000000"/>
                <w:kern w:val="0"/>
                <w:sz w:val="24"/>
                <w:szCs w:val="24"/>
                <w14:ligatures w14:val="none"/>
              </w:rPr>
              <w:t>RG</w:t>
            </w:r>
          </w:p>
        </w:tc>
        <w:tc>
          <w:tcPr>
            <w:tcW w:w="5977" w:type="dxa"/>
            <w:vMerge/>
            <w:hideMark/>
          </w:tcPr>
          <w:p w14:paraId="4DF59A38" w14:textId="77777777" w:rsidR="00771BA3" w:rsidRPr="00771BA3" w:rsidRDefault="00771BA3" w:rsidP="00771B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p>
        </w:tc>
        <w:tc>
          <w:tcPr>
            <w:tcW w:w="1044" w:type="dxa"/>
            <w:vMerge/>
            <w:hideMark/>
          </w:tcPr>
          <w:p w14:paraId="622A2FA8" w14:textId="77777777" w:rsidR="00771BA3" w:rsidRPr="00771BA3" w:rsidRDefault="00771BA3" w:rsidP="00771B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p>
        </w:tc>
        <w:tc>
          <w:tcPr>
            <w:tcW w:w="1190" w:type="dxa"/>
            <w:vMerge/>
            <w:hideMark/>
          </w:tcPr>
          <w:p w14:paraId="07732DA8" w14:textId="77777777" w:rsidR="00771BA3" w:rsidRPr="00771BA3" w:rsidRDefault="00771BA3" w:rsidP="00771B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p>
        </w:tc>
      </w:tr>
      <w:tr w:rsidR="00771BA3" w:rsidRPr="00771BA3" w14:paraId="7D56E7F2" w14:textId="77777777" w:rsidTr="008E2E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0" w:type="dxa"/>
            <w:hideMark/>
          </w:tcPr>
          <w:p w14:paraId="0A4BB31A" w14:textId="77777777" w:rsidR="00771BA3" w:rsidRPr="00D06A1D" w:rsidRDefault="00771BA3" w:rsidP="00771BA3">
            <w:pPr>
              <w:rPr>
                <w:rFonts w:ascii="Times New Roman" w:eastAsia="Times New Roman" w:hAnsi="Times New Roman" w:cs="Times New Roman"/>
                <w:b w:val="0"/>
                <w:bCs w:val="0"/>
                <w:color w:val="000000"/>
                <w:kern w:val="0"/>
                <w:sz w:val="24"/>
                <w:szCs w:val="24"/>
                <w14:ligatures w14:val="none"/>
              </w:rPr>
            </w:pPr>
            <w:r w:rsidRPr="00D06A1D">
              <w:rPr>
                <w:rFonts w:ascii="Times New Roman" w:eastAsia="Times New Roman" w:hAnsi="Times New Roman" w:cs="Times New Roman"/>
                <w:b w:val="0"/>
                <w:bCs w:val="0"/>
                <w:color w:val="000000"/>
                <w:kern w:val="0"/>
                <w:sz w:val="24"/>
                <w:szCs w:val="24"/>
                <w14:ligatures w14:val="none"/>
              </w:rPr>
              <w:t>PR3</w:t>
            </w:r>
          </w:p>
        </w:tc>
        <w:tc>
          <w:tcPr>
            <w:tcW w:w="5977" w:type="dxa"/>
            <w:vMerge/>
            <w:hideMark/>
          </w:tcPr>
          <w:p w14:paraId="1522AA7D" w14:textId="77777777" w:rsidR="00771BA3" w:rsidRPr="00771BA3" w:rsidRDefault="00771BA3" w:rsidP="00771B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p>
        </w:tc>
        <w:tc>
          <w:tcPr>
            <w:tcW w:w="1044" w:type="dxa"/>
            <w:vMerge/>
            <w:hideMark/>
          </w:tcPr>
          <w:p w14:paraId="6DF3402B" w14:textId="77777777" w:rsidR="00771BA3" w:rsidRPr="00771BA3" w:rsidRDefault="00771BA3" w:rsidP="00771B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p>
        </w:tc>
        <w:tc>
          <w:tcPr>
            <w:tcW w:w="1190" w:type="dxa"/>
            <w:vMerge/>
            <w:hideMark/>
          </w:tcPr>
          <w:p w14:paraId="27F1ABC2" w14:textId="77777777" w:rsidR="00771BA3" w:rsidRPr="00771BA3" w:rsidRDefault="00771BA3" w:rsidP="00771B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p>
        </w:tc>
      </w:tr>
      <w:tr w:rsidR="00771BA3" w:rsidRPr="00771BA3" w14:paraId="1F5C2F90" w14:textId="77777777" w:rsidTr="008E2E65">
        <w:trPr>
          <w:trHeight w:val="300"/>
        </w:trPr>
        <w:tc>
          <w:tcPr>
            <w:cnfStyle w:val="001000000000" w:firstRow="0" w:lastRow="0" w:firstColumn="1" w:lastColumn="0" w:oddVBand="0" w:evenVBand="0" w:oddHBand="0" w:evenHBand="0" w:firstRowFirstColumn="0" w:firstRowLastColumn="0" w:lastRowFirstColumn="0" w:lastRowLastColumn="0"/>
            <w:tcW w:w="750" w:type="dxa"/>
            <w:hideMark/>
          </w:tcPr>
          <w:p w14:paraId="0A0D3125" w14:textId="77777777" w:rsidR="00771BA3" w:rsidRPr="00D06A1D" w:rsidRDefault="00771BA3" w:rsidP="00771BA3">
            <w:pPr>
              <w:rPr>
                <w:rFonts w:ascii="Times New Roman" w:eastAsia="Times New Roman" w:hAnsi="Times New Roman" w:cs="Times New Roman"/>
                <w:b w:val="0"/>
                <w:bCs w:val="0"/>
                <w:color w:val="000000"/>
                <w:kern w:val="0"/>
                <w:sz w:val="24"/>
                <w:szCs w:val="24"/>
                <w14:ligatures w14:val="none"/>
              </w:rPr>
            </w:pPr>
            <w:r w:rsidRPr="00D06A1D">
              <w:rPr>
                <w:rFonts w:ascii="Times New Roman" w:eastAsia="Times New Roman" w:hAnsi="Times New Roman" w:cs="Times New Roman"/>
                <w:b w:val="0"/>
                <w:bCs w:val="0"/>
                <w:color w:val="000000"/>
                <w:kern w:val="0"/>
                <w:sz w:val="24"/>
                <w:szCs w:val="24"/>
                <w14:ligatures w14:val="none"/>
              </w:rPr>
              <w:t>FV</w:t>
            </w:r>
          </w:p>
        </w:tc>
        <w:tc>
          <w:tcPr>
            <w:tcW w:w="5977" w:type="dxa"/>
            <w:vMerge/>
            <w:hideMark/>
          </w:tcPr>
          <w:p w14:paraId="3723003B" w14:textId="77777777" w:rsidR="00771BA3" w:rsidRPr="00771BA3" w:rsidRDefault="00771BA3" w:rsidP="00771B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p>
        </w:tc>
        <w:tc>
          <w:tcPr>
            <w:tcW w:w="1044" w:type="dxa"/>
            <w:vMerge/>
            <w:hideMark/>
          </w:tcPr>
          <w:p w14:paraId="54CC9C38" w14:textId="77777777" w:rsidR="00771BA3" w:rsidRPr="00771BA3" w:rsidRDefault="00771BA3" w:rsidP="00771B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p>
        </w:tc>
        <w:tc>
          <w:tcPr>
            <w:tcW w:w="1190" w:type="dxa"/>
            <w:vMerge/>
            <w:hideMark/>
          </w:tcPr>
          <w:p w14:paraId="4891E071" w14:textId="77777777" w:rsidR="00771BA3" w:rsidRPr="00771BA3" w:rsidRDefault="00771BA3" w:rsidP="00771B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p>
        </w:tc>
      </w:tr>
      <w:tr w:rsidR="00771BA3" w:rsidRPr="00771BA3" w14:paraId="6E3A82C1" w14:textId="77777777" w:rsidTr="008E2E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0" w:type="dxa"/>
            <w:hideMark/>
          </w:tcPr>
          <w:p w14:paraId="2E9958FE" w14:textId="77777777" w:rsidR="00771BA3" w:rsidRPr="00D06A1D" w:rsidRDefault="00771BA3" w:rsidP="00771BA3">
            <w:pPr>
              <w:rPr>
                <w:rFonts w:ascii="Times New Roman" w:eastAsia="Times New Roman" w:hAnsi="Times New Roman" w:cs="Times New Roman"/>
                <w:b w:val="0"/>
                <w:bCs w:val="0"/>
                <w:color w:val="000000"/>
                <w:kern w:val="0"/>
                <w:sz w:val="24"/>
                <w:szCs w:val="24"/>
                <w14:ligatures w14:val="none"/>
              </w:rPr>
            </w:pPr>
            <w:r w:rsidRPr="00D06A1D">
              <w:rPr>
                <w:rFonts w:ascii="Times New Roman" w:eastAsia="Times New Roman" w:hAnsi="Times New Roman" w:cs="Times New Roman"/>
                <w:b w:val="0"/>
                <w:bCs w:val="0"/>
                <w:color w:val="000000"/>
                <w:kern w:val="0"/>
                <w:sz w:val="24"/>
                <w:szCs w:val="24"/>
                <w14:ligatures w14:val="none"/>
              </w:rPr>
              <w:t>LE</w:t>
            </w:r>
          </w:p>
        </w:tc>
        <w:tc>
          <w:tcPr>
            <w:tcW w:w="5977" w:type="dxa"/>
            <w:vMerge w:val="restart"/>
            <w:hideMark/>
          </w:tcPr>
          <w:p w14:paraId="4BF7CC28" w14:textId="77777777" w:rsidR="00771BA3" w:rsidRPr="00771BA3" w:rsidRDefault="00771BA3" w:rsidP="00771B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771BA3">
              <w:rPr>
                <w:rFonts w:ascii="Times New Roman" w:eastAsia="Times New Roman" w:hAnsi="Times New Roman" w:cs="Times New Roman"/>
                <w:color w:val="000000"/>
                <w:kern w:val="0"/>
                <w:sz w:val="24"/>
                <w:szCs w:val="24"/>
                <w14:ligatures w14:val="none"/>
              </w:rPr>
              <w:t>LC09_L2SP_005047_20230113_20230314_02_T1_SR_B4 LC09_L2SP_005047_20230113_20230314_02_T1_SR_B5</w:t>
            </w:r>
          </w:p>
        </w:tc>
        <w:tc>
          <w:tcPr>
            <w:tcW w:w="1044" w:type="dxa"/>
            <w:vMerge w:val="restart"/>
            <w:noWrap/>
            <w:hideMark/>
          </w:tcPr>
          <w:p w14:paraId="7C600A19" w14:textId="77777777" w:rsidR="00771BA3" w:rsidRPr="00771BA3" w:rsidRDefault="00771BA3" w:rsidP="00771B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771BA3">
              <w:rPr>
                <w:rFonts w:ascii="Times New Roman" w:eastAsia="Times New Roman" w:hAnsi="Times New Roman" w:cs="Times New Roman"/>
                <w:color w:val="000000"/>
                <w:kern w:val="0"/>
                <w:sz w:val="24"/>
                <w:szCs w:val="24"/>
                <w14:ligatures w14:val="none"/>
              </w:rPr>
              <w:t>15.88</w:t>
            </w:r>
          </w:p>
        </w:tc>
        <w:tc>
          <w:tcPr>
            <w:tcW w:w="1190" w:type="dxa"/>
            <w:vMerge w:val="restart"/>
            <w:noWrap/>
            <w:hideMark/>
          </w:tcPr>
          <w:p w14:paraId="0B704CAF" w14:textId="77777777" w:rsidR="00771BA3" w:rsidRPr="00771BA3" w:rsidRDefault="00771BA3" w:rsidP="00771B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771BA3">
              <w:rPr>
                <w:rFonts w:ascii="Times New Roman" w:eastAsia="Times New Roman" w:hAnsi="Times New Roman" w:cs="Times New Roman"/>
                <w:color w:val="000000"/>
                <w:kern w:val="0"/>
                <w:sz w:val="24"/>
                <w:szCs w:val="24"/>
                <w14:ligatures w14:val="none"/>
              </w:rPr>
              <w:t>1/13/2023</w:t>
            </w:r>
          </w:p>
        </w:tc>
      </w:tr>
      <w:tr w:rsidR="00771BA3" w:rsidRPr="00771BA3" w14:paraId="1F18CE0C" w14:textId="77777777" w:rsidTr="008E2E65">
        <w:trPr>
          <w:trHeight w:val="600"/>
        </w:trPr>
        <w:tc>
          <w:tcPr>
            <w:cnfStyle w:val="001000000000" w:firstRow="0" w:lastRow="0" w:firstColumn="1" w:lastColumn="0" w:oddVBand="0" w:evenVBand="0" w:oddHBand="0" w:evenHBand="0" w:firstRowFirstColumn="0" w:firstRowLastColumn="0" w:lastRowFirstColumn="0" w:lastRowLastColumn="0"/>
            <w:tcW w:w="750" w:type="dxa"/>
            <w:hideMark/>
          </w:tcPr>
          <w:p w14:paraId="55B71442" w14:textId="77777777" w:rsidR="00771BA3" w:rsidRPr="00D06A1D" w:rsidRDefault="00771BA3" w:rsidP="00771BA3">
            <w:pPr>
              <w:rPr>
                <w:rFonts w:ascii="Times New Roman" w:eastAsia="Times New Roman" w:hAnsi="Times New Roman" w:cs="Times New Roman"/>
                <w:b w:val="0"/>
                <w:bCs w:val="0"/>
                <w:color w:val="000000"/>
                <w:kern w:val="0"/>
                <w:sz w:val="24"/>
                <w:szCs w:val="24"/>
                <w14:ligatures w14:val="none"/>
              </w:rPr>
            </w:pPr>
            <w:r w:rsidRPr="00D06A1D">
              <w:rPr>
                <w:rFonts w:ascii="Times New Roman" w:eastAsia="Times New Roman" w:hAnsi="Times New Roman" w:cs="Times New Roman"/>
                <w:b w:val="0"/>
                <w:bCs w:val="0"/>
                <w:color w:val="000000"/>
                <w:kern w:val="0"/>
                <w:sz w:val="24"/>
                <w:szCs w:val="24"/>
                <w14:ligatures w14:val="none"/>
              </w:rPr>
              <w:t>EM</w:t>
            </w:r>
          </w:p>
        </w:tc>
        <w:tc>
          <w:tcPr>
            <w:tcW w:w="5977" w:type="dxa"/>
            <w:vMerge/>
            <w:hideMark/>
          </w:tcPr>
          <w:p w14:paraId="6B91026A" w14:textId="77777777" w:rsidR="00771BA3" w:rsidRPr="00771BA3" w:rsidRDefault="00771BA3" w:rsidP="00771B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p>
        </w:tc>
        <w:tc>
          <w:tcPr>
            <w:tcW w:w="1044" w:type="dxa"/>
            <w:vMerge/>
            <w:hideMark/>
          </w:tcPr>
          <w:p w14:paraId="35167F90" w14:textId="77777777" w:rsidR="00771BA3" w:rsidRPr="00771BA3" w:rsidRDefault="00771BA3" w:rsidP="00771B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p>
        </w:tc>
        <w:tc>
          <w:tcPr>
            <w:tcW w:w="1190" w:type="dxa"/>
            <w:vMerge/>
            <w:hideMark/>
          </w:tcPr>
          <w:p w14:paraId="3B28963F" w14:textId="77777777" w:rsidR="00771BA3" w:rsidRPr="00771BA3" w:rsidRDefault="00771BA3" w:rsidP="00771B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p>
        </w:tc>
      </w:tr>
      <w:tr w:rsidR="00771BA3" w:rsidRPr="00771BA3" w14:paraId="177EEF8F" w14:textId="77777777" w:rsidTr="008E2E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0" w:type="dxa"/>
            <w:hideMark/>
          </w:tcPr>
          <w:p w14:paraId="15A57010" w14:textId="77777777" w:rsidR="00771BA3" w:rsidRPr="00D06A1D" w:rsidRDefault="00771BA3" w:rsidP="00771BA3">
            <w:pPr>
              <w:rPr>
                <w:rFonts w:ascii="Times New Roman" w:eastAsia="Times New Roman" w:hAnsi="Times New Roman" w:cs="Times New Roman"/>
                <w:b w:val="0"/>
                <w:bCs w:val="0"/>
                <w:color w:val="000000"/>
                <w:kern w:val="0"/>
                <w:sz w:val="24"/>
                <w:szCs w:val="24"/>
                <w14:ligatures w14:val="none"/>
              </w:rPr>
            </w:pPr>
            <w:r w:rsidRPr="00D06A1D">
              <w:rPr>
                <w:rFonts w:ascii="Times New Roman" w:eastAsia="Times New Roman" w:hAnsi="Times New Roman" w:cs="Times New Roman"/>
                <w:b w:val="0"/>
                <w:bCs w:val="0"/>
                <w:color w:val="000000"/>
                <w:kern w:val="0"/>
                <w:sz w:val="24"/>
                <w:szCs w:val="24"/>
                <w14:ligatures w14:val="none"/>
              </w:rPr>
              <w:t>LT</w:t>
            </w:r>
          </w:p>
        </w:tc>
        <w:tc>
          <w:tcPr>
            <w:tcW w:w="5977" w:type="dxa"/>
            <w:vMerge/>
            <w:hideMark/>
          </w:tcPr>
          <w:p w14:paraId="06C8D727" w14:textId="77777777" w:rsidR="00771BA3" w:rsidRPr="00771BA3" w:rsidRDefault="00771BA3" w:rsidP="00771B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p>
        </w:tc>
        <w:tc>
          <w:tcPr>
            <w:tcW w:w="1044" w:type="dxa"/>
            <w:vMerge/>
            <w:hideMark/>
          </w:tcPr>
          <w:p w14:paraId="61F2B5A1" w14:textId="77777777" w:rsidR="00771BA3" w:rsidRPr="00771BA3" w:rsidRDefault="00771BA3" w:rsidP="00771B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p>
        </w:tc>
        <w:tc>
          <w:tcPr>
            <w:tcW w:w="1190" w:type="dxa"/>
            <w:vMerge/>
            <w:hideMark/>
          </w:tcPr>
          <w:p w14:paraId="372EBFC0" w14:textId="77777777" w:rsidR="00771BA3" w:rsidRPr="00771BA3" w:rsidRDefault="00771BA3" w:rsidP="00771B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p>
        </w:tc>
      </w:tr>
      <w:tr w:rsidR="00771BA3" w:rsidRPr="00771BA3" w14:paraId="164A469B" w14:textId="77777777" w:rsidTr="008E2E65">
        <w:trPr>
          <w:trHeight w:val="1095"/>
        </w:trPr>
        <w:tc>
          <w:tcPr>
            <w:cnfStyle w:val="001000000000" w:firstRow="0" w:lastRow="0" w:firstColumn="1" w:lastColumn="0" w:oddVBand="0" w:evenVBand="0" w:oddHBand="0" w:evenHBand="0" w:firstRowFirstColumn="0" w:firstRowLastColumn="0" w:lastRowFirstColumn="0" w:lastRowLastColumn="0"/>
            <w:tcW w:w="750" w:type="dxa"/>
            <w:hideMark/>
          </w:tcPr>
          <w:p w14:paraId="7BB90D5F" w14:textId="77777777" w:rsidR="00771BA3" w:rsidRPr="00D06A1D" w:rsidRDefault="00771BA3" w:rsidP="00771BA3">
            <w:pPr>
              <w:rPr>
                <w:rFonts w:ascii="Times New Roman" w:eastAsia="Times New Roman" w:hAnsi="Times New Roman" w:cs="Times New Roman"/>
                <w:b w:val="0"/>
                <w:bCs w:val="0"/>
                <w:color w:val="000000"/>
                <w:kern w:val="0"/>
                <w:sz w:val="24"/>
                <w:szCs w:val="24"/>
                <w14:ligatures w14:val="none"/>
              </w:rPr>
            </w:pPr>
            <w:r w:rsidRPr="00D06A1D">
              <w:rPr>
                <w:rFonts w:ascii="Times New Roman" w:eastAsia="Times New Roman" w:hAnsi="Times New Roman" w:cs="Times New Roman"/>
                <w:b w:val="0"/>
                <w:bCs w:val="0"/>
                <w:color w:val="000000"/>
                <w:kern w:val="0"/>
                <w:sz w:val="24"/>
                <w:szCs w:val="24"/>
                <w14:ligatures w14:val="none"/>
              </w:rPr>
              <w:t>LC</w:t>
            </w:r>
          </w:p>
        </w:tc>
        <w:tc>
          <w:tcPr>
            <w:tcW w:w="5977" w:type="dxa"/>
            <w:hideMark/>
          </w:tcPr>
          <w:p w14:paraId="05430035" w14:textId="77777777" w:rsidR="00771BA3" w:rsidRPr="00771BA3" w:rsidRDefault="00771BA3" w:rsidP="00771B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771BA3">
              <w:rPr>
                <w:rFonts w:ascii="Times New Roman" w:eastAsia="Times New Roman" w:hAnsi="Times New Roman" w:cs="Times New Roman"/>
                <w:color w:val="000000"/>
                <w:kern w:val="0"/>
                <w:sz w:val="24"/>
                <w:szCs w:val="24"/>
                <w14:ligatures w14:val="none"/>
              </w:rPr>
              <w:t>LC09_L2SP_005048_20230708_20230711_02_T1_SR_B4 LC09_L2SP_005048_20230708_20230711_02_T1_SR_B5</w:t>
            </w:r>
          </w:p>
        </w:tc>
        <w:tc>
          <w:tcPr>
            <w:tcW w:w="1044" w:type="dxa"/>
            <w:noWrap/>
            <w:hideMark/>
          </w:tcPr>
          <w:p w14:paraId="766BAD1E" w14:textId="77777777" w:rsidR="00771BA3" w:rsidRPr="00771BA3" w:rsidRDefault="00771BA3" w:rsidP="00771B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771BA3">
              <w:rPr>
                <w:rFonts w:ascii="Times New Roman" w:eastAsia="Times New Roman" w:hAnsi="Times New Roman" w:cs="Times New Roman"/>
                <w:color w:val="000000"/>
                <w:kern w:val="0"/>
                <w:sz w:val="24"/>
                <w:szCs w:val="24"/>
                <w14:ligatures w14:val="none"/>
              </w:rPr>
              <w:t>17.43</w:t>
            </w:r>
          </w:p>
        </w:tc>
        <w:tc>
          <w:tcPr>
            <w:tcW w:w="1190" w:type="dxa"/>
            <w:noWrap/>
            <w:hideMark/>
          </w:tcPr>
          <w:p w14:paraId="1BDD5D20" w14:textId="77777777" w:rsidR="00771BA3" w:rsidRPr="00771BA3" w:rsidRDefault="00771BA3" w:rsidP="00771B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771BA3">
              <w:rPr>
                <w:rFonts w:ascii="Times New Roman" w:eastAsia="Times New Roman" w:hAnsi="Times New Roman" w:cs="Times New Roman"/>
                <w:color w:val="000000"/>
                <w:kern w:val="0"/>
                <w:sz w:val="24"/>
                <w:szCs w:val="24"/>
                <w14:ligatures w14:val="none"/>
              </w:rPr>
              <w:t>7/8/2023</w:t>
            </w:r>
          </w:p>
        </w:tc>
      </w:tr>
      <w:tr w:rsidR="00771BA3" w:rsidRPr="00771BA3" w14:paraId="00C292F3" w14:textId="77777777" w:rsidTr="008E2E65">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50" w:type="dxa"/>
            <w:hideMark/>
          </w:tcPr>
          <w:p w14:paraId="3A8361B4" w14:textId="77777777" w:rsidR="00771BA3" w:rsidRPr="00771BA3" w:rsidRDefault="00771BA3" w:rsidP="00771BA3">
            <w:pPr>
              <w:rPr>
                <w:rFonts w:ascii="Times New Roman" w:eastAsia="Times New Roman" w:hAnsi="Times New Roman" w:cs="Times New Roman"/>
                <w:b w:val="0"/>
                <w:bCs w:val="0"/>
                <w:color w:val="000000"/>
                <w:kern w:val="0"/>
                <w:sz w:val="24"/>
                <w:szCs w:val="24"/>
                <w14:ligatures w14:val="none"/>
              </w:rPr>
            </w:pPr>
            <w:r w:rsidRPr="00771BA3">
              <w:rPr>
                <w:rFonts w:ascii="Times New Roman" w:eastAsia="Times New Roman" w:hAnsi="Times New Roman" w:cs="Times New Roman"/>
                <w:b w:val="0"/>
                <w:bCs w:val="0"/>
                <w:color w:val="000000"/>
                <w:kern w:val="0"/>
                <w:sz w:val="24"/>
                <w:szCs w:val="24"/>
                <w14:ligatures w14:val="none"/>
              </w:rPr>
              <w:t>PDM</w:t>
            </w:r>
          </w:p>
        </w:tc>
        <w:tc>
          <w:tcPr>
            <w:tcW w:w="5977" w:type="dxa"/>
            <w:hideMark/>
          </w:tcPr>
          <w:p w14:paraId="5D481579" w14:textId="753F4207" w:rsidR="00771BA3" w:rsidRPr="00771BA3" w:rsidRDefault="00771BA3" w:rsidP="00771B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771BA3">
              <w:rPr>
                <w:rFonts w:ascii="Times New Roman" w:eastAsia="Times New Roman" w:hAnsi="Times New Roman" w:cs="Times New Roman"/>
                <w:color w:val="000000"/>
                <w:kern w:val="0"/>
                <w:sz w:val="24"/>
                <w:szCs w:val="24"/>
                <w14:ligatures w14:val="none"/>
              </w:rPr>
              <w:t>LC09_L2SP_004047_20230615_20230617_02_T1_SR_B5 LC09_L2SP_004047_20230615_20230617_02_T1_SR_B4</w:t>
            </w:r>
          </w:p>
        </w:tc>
        <w:tc>
          <w:tcPr>
            <w:tcW w:w="1044" w:type="dxa"/>
            <w:noWrap/>
            <w:hideMark/>
          </w:tcPr>
          <w:p w14:paraId="316CB00E" w14:textId="77777777" w:rsidR="00771BA3" w:rsidRPr="00771BA3" w:rsidRDefault="00771BA3" w:rsidP="00771B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771BA3">
              <w:rPr>
                <w:rFonts w:ascii="Times New Roman" w:eastAsia="Times New Roman" w:hAnsi="Times New Roman" w:cs="Times New Roman"/>
                <w:color w:val="000000"/>
                <w:kern w:val="0"/>
                <w:sz w:val="24"/>
                <w:szCs w:val="24"/>
                <w14:ligatures w14:val="none"/>
              </w:rPr>
              <w:t>24.06</w:t>
            </w:r>
          </w:p>
        </w:tc>
        <w:tc>
          <w:tcPr>
            <w:tcW w:w="1190" w:type="dxa"/>
            <w:noWrap/>
            <w:hideMark/>
          </w:tcPr>
          <w:p w14:paraId="31AACE8C" w14:textId="77777777" w:rsidR="00771BA3" w:rsidRPr="00771BA3" w:rsidRDefault="00771BA3" w:rsidP="00771B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771BA3">
              <w:rPr>
                <w:rFonts w:ascii="Times New Roman" w:eastAsia="Times New Roman" w:hAnsi="Times New Roman" w:cs="Times New Roman"/>
                <w:color w:val="000000"/>
                <w:kern w:val="0"/>
                <w:sz w:val="24"/>
                <w:szCs w:val="24"/>
                <w14:ligatures w14:val="none"/>
              </w:rPr>
              <w:t>6/15/2023</w:t>
            </w:r>
          </w:p>
        </w:tc>
      </w:tr>
    </w:tbl>
    <w:p w14:paraId="617BBFCD" w14:textId="77777777" w:rsidR="008D0DFA" w:rsidRDefault="008D0DFA" w:rsidP="4DD2A11C"/>
    <w:p w14:paraId="6740DAF5" w14:textId="0320BA01" w:rsidR="008E2E65" w:rsidRPr="001D4299" w:rsidRDefault="00B754C9" w:rsidP="00E135D7">
      <w:pPr>
        <w:pStyle w:val="ListParagraph"/>
        <w:numPr>
          <w:ilvl w:val="2"/>
          <w:numId w:val="9"/>
        </w:numPr>
        <w:ind w:left="1080"/>
        <w:rPr>
          <w:rFonts w:ascii="Times New Roman" w:hAnsi="Times New Roman" w:cs="Times New Roman"/>
          <w:sz w:val="24"/>
          <w:szCs w:val="24"/>
        </w:rPr>
      </w:pPr>
      <w:r w:rsidRPr="001D4299">
        <w:rPr>
          <w:rFonts w:ascii="Times New Roman" w:hAnsi="Times New Roman" w:cs="Times New Roman"/>
          <w:sz w:val="24"/>
          <w:szCs w:val="24"/>
        </w:rPr>
        <w:t xml:space="preserve">Hydric Soils </w:t>
      </w:r>
    </w:p>
    <w:p w14:paraId="729AECF7" w14:textId="3D2368AB" w:rsidR="008C4D6A" w:rsidRDefault="00B754C9" w:rsidP="002B4661">
      <w:pPr>
        <w:jc w:val="both"/>
        <w:rPr>
          <w:rFonts w:ascii="Times New Roman" w:hAnsi="Times New Roman" w:cs="Times New Roman"/>
          <w:sz w:val="24"/>
          <w:szCs w:val="24"/>
        </w:rPr>
      </w:pPr>
      <w:r w:rsidRPr="002B4661">
        <w:rPr>
          <w:rFonts w:ascii="Times New Roman" w:hAnsi="Times New Roman" w:cs="Times New Roman"/>
          <w:sz w:val="24"/>
          <w:szCs w:val="24"/>
        </w:rPr>
        <w:t xml:space="preserve">The layer of hydric </w:t>
      </w:r>
      <w:r w:rsidR="008C4D6A" w:rsidRPr="002B4661">
        <w:rPr>
          <w:rFonts w:ascii="Times New Roman" w:hAnsi="Times New Roman" w:cs="Times New Roman"/>
          <w:sz w:val="24"/>
          <w:szCs w:val="24"/>
        </w:rPr>
        <w:t>soil</w:t>
      </w:r>
      <w:r w:rsidRPr="002B4661">
        <w:rPr>
          <w:rFonts w:ascii="Times New Roman" w:hAnsi="Times New Roman" w:cs="Times New Roman"/>
          <w:sz w:val="24"/>
          <w:szCs w:val="24"/>
        </w:rPr>
        <w:t xml:space="preserve"> was obtained from SSURGO database</w:t>
      </w:r>
      <w:r w:rsidR="001D4299">
        <w:rPr>
          <w:rFonts w:ascii="Times New Roman" w:hAnsi="Times New Roman" w:cs="Times New Roman"/>
          <w:sz w:val="24"/>
          <w:szCs w:val="24"/>
        </w:rPr>
        <w:t xml:space="preserve"> </w:t>
      </w:r>
      <w:r w:rsidR="008C4D6A">
        <w:rPr>
          <w:rFonts w:ascii="Times New Roman" w:hAnsi="Times New Roman" w:cs="Times New Roman"/>
          <w:sz w:val="24"/>
          <w:szCs w:val="24"/>
        </w:rPr>
        <w:t>and clipped with the sub-basins selected</w:t>
      </w:r>
      <w:r w:rsidR="00A5153D">
        <w:rPr>
          <w:rFonts w:ascii="Times New Roman" w:hAnsi="Times New Roman" w:cs="Times New Roman"/>
          <w:sz w:val="24"/>
          <w:szCs w:val="24"/>
        </w:rPr>
        <w:t xml:space="preserve"> for each study </w:t>
      </w:r>
      <w:r w:rsidR="008D0DFA">
        <w:rPr>
          <w:rFonts w:ascii="Times New Roman" w:hAnsi="Times New Roman" w:cs="Times New Roman"/>
          <w:sz w:val="24"/>
          <w:szCs w:val="24"/>
        </w:rPr>
        <w:t>s</w:t>
      </w:r>
      <w:r w:rsidR="00A5153D">
        <w:rPr>
          <w:rFonts w:ascii="Times New Roman" w:hAnsi="Times New Roman" w:cs="Times New Roman"/>
          <w:sz w:val="24"/>
          <w:szCs w:val="24"/>
        </w:rPr>
        <w:t>ite (wetland site)</w:t>
      </w:r>
      <w:r w:rsidR="008C4D6A">
        <w:rPr>
          <w:rFonts w:ascii="Times New Roman" w:hAnsi="Times New Roman" w:cs="Times New Roman"/>
          <w:sz w:val="24"/>
          <w:szCs w:val="24"/>
        </w:rPr>
        <w:t xml:space="preserve">. </w:t>
      </w:r>
    </w:p>
    <w:p w14:paraId="4FEB085E" w14:textId="77777777" w:rsidR="008D0DFA" w:rsidRDefault="008D0DFA" w:rsidP="002B4661">
      <w:pPr>
        <w:jc w:val="both"/>
        <w:rPr>
          <w:rFonts w:ascii="Times New Roman" w:hAnsi="Times New Roman" w:cs="Times New Roman"/>
          <w:sz w:val="24"/>
          <w:szCs w:val="24"/>
        </w:rPr>
      </w:pPr>
    </w:p>
    <w:p w14:paraId="0F2B99A6" w14:textId="2A75095C" w:rsidR="008C4D6A" w:rsidRDefault="008C4D6A" w:rsidP="00E135D7">
      <w:pPr>
        <w:pStyle w:val="ListParagraph"/>
        <w:numPr>
          <w:ilvl w:val="2"/>
          <w:numId w:val="9"/>
        </w:numPr>
        <w:ind w:left="1080"/>
        <w:jc w:val="both"/>
        <w:rPr>
          <w:rFonts w:ascii="Times New Roman" w:hAnsi="Times New Roman" w:cs="Times New Roman"/>
          <w:sz w:val="24"/>
          <w:szCs w:val="24"/>
        </w:rPr>
      </w:pPr>
      <w:r>
        <w:rPr>
          <w:rFonts w:ascii="Times New Roman" w:hAnsi="Times New Roman" w:cs="Times New Roman"/>
          <w:sz w:val="24"/>
          <w:szCs w:val="24"/>
        </w:rPr>
        <w:t>TWI</w:t>
      </w:r>
    </w:p>
    <w:p w14:paraId="5A431DBF" w14:textId="2CEF64E8" w:rsidR="008C4D6A" w:rsidRDefault="008C4D6A" w:rsidP="008C4D6A">
      <w:pPr>
        <w:jc w:val="both"/>
        <w:rPr>
          <w:rFonts w:ascii="Times New Roman" w:hAnsi="Times New Roman" w:cs="Times New Roman"/>
          <w:sz w:val="24"/>
          <w:szCs w:val="24"/>
        </w:rPr>
      </w:pPr>
      <w:r>
        <w:rPr>
          <w:rFonts w:ascii="Times New Roman" w:hAnsi="Times New Roman" w:cs="Times New Roman"/>
          <w:sz w:val="24"/>
          <w:szCs w:val="24"/>
        </w:rPr>
        <w:t xml:space="preserve">The TWI was generated </w:t>
      </w:r>
      <w:r w:rsidR="00264975">
        <w:rPr>
          <w:rFonts w:ascii="Times New Roman" w:hAnsi="Times New Roman" w:cs="Times New Roman"/>
          <w:sz w:val="24"/>
          <w:szCs w:val="24"/>
        </w:rPr>
        <w:t xml:space="preserve">using ArcMap 10.8 </w:t>
      </w:r>
      <w:r w:rsidR="00A5153D">
        <w:rPr>
          <w:rFonts w:ascii="Times New Roman" w:hAnsi="Times New Roman" w:cs="Times New Roman"/>
          <w:sz w:val="24"/>
          <w:szCs w:val="24"/>
        </w:rPr>
        <w:t>by</w:t>
      </w:r>
      <w:r w:rsidR="00264975">
        <w:rPr>
          <w:rFonts w:ascii="Times New Roman" w:hAnsi="Times New Roman" w:cs="Times New Roman"/>
          <w:sz w:val="24"/>
          <w:szCs w:val="24"/>
        </w:rPr>
        <w:t xml:space="preserve"> ESRI, </w:t>
      </w:r>
      <w:r w:rsidR="003230B7">
        <w:rPr>
          <w:rFonts w:ascii="Times New Roman" w:hAnsi="Times New Roman" w:cs="Times New Roman"/>
          <w:sz w:val="24"/>
          <w:szCs w:val="24"/>
        </w:rPr>
        <w:t>following the</w:t>
      </w:r>
      <w:r w:rsidR="00A5153D">
        <w:rPr>
          <w:rFonts w:ascii="Times New Roman" w:hAnsi="Times New Roman" w:cs="Times New Roman"/>
          <w:sz w:val="24"/>
          <w:szCs w:val="24"/>
        </w:rPr>
        <w:t xml:space="preserve"> following procedure</w:t>
      </w:r>
      <w:r w:rsidR="00657A1A">
        <w:rPr>
          <w:rFonts w:ascii="Times New Roman" w:hAnsi="Times New Roman" w:cs="Times New Roman"/>
          <w:sz w:val="24"/>
          <w:szCs w:val="24"/>
        </w:rPr>
        <w:t xml:space="preserve">: </w:t>
      </w:r>
    </w:p>
    <w:p w14:paraId="020AFACB" w14:textId="765E7D81" w:rsidR="00657A1A" w:rsidRDefault="00657A1A" w:rsidP="004870E5">
      <w:pPr>
        <w:pStyle w:val="ListParagraph"/>
        <w:numPr>
          <w:ilvl w:val="0"/>
          <w:numId w:val="4"/>
        </w:numPr>
        <w:ind w:left="1440"/>
        <w:jc w:val="both"/>
        <w:rPr>
          <w:rFonts w:ascii="Times New Roman" w:hAnsi="Times New Roman" w:cs="Times New Roman"/>
          <w:sz w:val="24"/>
          <w:szCs w:val="24"/>
        </w:rPr>
      </w:pPr>
      <w:r w:rsidRPr="00657A1A">
        <w:rPr>
          <w:rFonts w:ascii="Times New Roman" w:hAnsi="Times New Roman" w:cs="Times New Roman"/>
          <w:sz w:val="24"/>
          <w:szCs w:val="24"/>
        </w:rPr>
        <w:t xml:space="preserve">DEM: A digital elevation model </w:t>
      </w:r>
      <w:r w:rsidR="006C7534">
        <w:rPr>
          <w:rFonts w:ascii="Times New Roman" w:hAnsi="Times New Roman" w:cs="Times New Roman"/>
          <w:sz w:val="24"/>
          <w:szCs w:val="24"/>
        </w:rPr>
        <w:t xml:space="preserve">of 7x7 m </w:t>
      </w:r>
      <w:r w:rsidR="00374B5C">
        <w:rPr>
          <w:rFonts w:ascii="Times New Roman" w:hAnsi="Times New Roman" w:cs="Times New Roman"/>
          <w:sz w:val="24"/>
          <w:szCs w:val="24"/>
        </w:rPr>
        <w:t xml:space="preserve">for Puerto Rico </w:t>
      </w:r>
      <w:r w:rsidRPr="00657A1A">
        <w:rPr>
          <w:rFonts w:ascii="Times New Roman" w:hAnsi="Times New Roman" w:cs="Times New Roman"/>
          <w:sz w:val="24"/>
          <w:szCs w:val="24"/>
        </w:rPr>
        <w:t>was us</w:t>
      </w:r>
      <w:r>
        <w:rPr>
          <w:rFonts w:ascii="Times New Roman" w:hAnsi="Times New Roman" w:cs="Times New Roman"/>
          <w:sz w:val="24"/>
          <w:szCs w:val="24"/>
        </w:rPr>
        <w:t xml:space="preserve">ed </w:t>
      </w:r>
      <w:r w:rsidR="003518F7">
        <w:rPr>
          <w:rFonts w:ascii="Times New Roman" w:hAnsi="Times New Roman" w:cs="Times New Roman"/>
          <w:sz w:val="24"/>
          <w:szCs w:val="24"/>
        </w:rPr>
        <w:t xml:space="preserve">as primary font. </w:t>
      </w:r>
    </w:p>
    <w:p w14:paraId="4949B8DD" w14:textId="77777777" w:rsidR="005B7DFA" w:rsidRDefault="00374B5C" w:rsidP="004870E5">
      <w:pPr>
        <w:pStyle w:val="ListParagraph"/>
        <w:numPr>
          <w:ilvl w:val="0"/>
          <w:numId w:val="4"/>
        </w:numPr>
        <w:ind w:left="1440"/>
        <w:jc w:val="both"/>
        <w:rPr>
          <w:rFonts w:ascii="Times New Roman" w:hAnsi="Times New Roman" w:cs="Times New Roman"/>
          <w:sz w:val="24"/>
          <w:szCs w:val="24"/>
        </w:rPr>
      </w:pPr>
      <w:r>
        <w:rPr>
          <w:rFonts w:ascii="Times New Roman" w:hAnsi="Times New Roman" w:cs="Times New Roman"/>
          <w:sz w:val="24"/>
          <w:szCs w:val="24"/>
        </w:rPr>
        <w:t xml:space="preserve">Fill: </w:t>
      </w:r>
      <w:r w:rsidR="00C67E6F" w:rsidRPr="00C67E6F">
        <w:rPr>
          <w:rFonts w:ascii="Times New Roman" w:hAnsi="Times New Roman" w:cs="Times New Roman"/>
          <w:sz w:val="24"/>
          <w:szCs w:val="24"/>
        </w:rPr>
        <w:t>Fills sinks in a surface raster to remove small imperfections in the data</w:t>
      </w:r>
      <w:r w:rsidR="00747E27">
        <w:rPr>
          <w:rFonts w:ascii="Times New Roman" w:hAnsi="Times New Roman" w:cs="Times New Roman"/>
          <w:sz w:val="24"/>
          <w:szCs w:val="24"/>
        </w:rPr>
        <w:t xml:space="preserve">. </w:t>
      </w:r>
      <w:r w:rsidR="002A4DAC">
        <w:rPr>
          <w:rFonts w:ascii="Times New Roman" w:hAnsi="Times New Roman" w:cs="Times New Roman"/>
          <w:sz w:val="24"/>
          <w:szCs w:val="24"/>
        </w:rPr>
        <w:t xml:space="preserve">The fill tool corrects </w:t>
      </w:r>
      <w:r w:rsidR="005260EA">
        <w:rPr>
          <w:rFonts w:ascii="Times New Roman" w:hAnsi="Times New Roman" w:cs="Times New Roman"/>
          <w:sz w:val="24"/>
          <w:szCs w:val="24"/>
        </w:rPr>
        <w:t>the DEM hydrologically.</w:t>
      </w:r>
    </w:p>
    <w:p w14:paraId="3533E632" w14:textId="012C8B18" w:rsidR="005B7DFA" w:rsidRPr="005B7DFA" w:rsidRDefault="00747E27" w:rsidP="004870E5">
      <w:pPr>
        <w:pStyle w:val="ListParagraph"/>
        <w:numPr>
          <w:ilvl w:val="0"/>
          <w:numId w:val="4"/>
        </w:numPr>
        <w:ind w:left="1440"/>
        <w:jc w:val="both"/>
        <w:rPr>
          <w:rFonts w:ascii="Times New Roman" w:hAnsi="Times New Roman" w:cs="Times New Roman"/>
          <w:sz w:val="24"/>
          <w:szCs w:val="24"/>
        </w:rPr>
      </w:pPr>
      <w:r w:rsidRPr="005B7DFA">
        <w:rPr>
          <w:rFonts w:ascii="Times New Roman" w:hAnsi="Times New Roman" w:cs="Times New Roman"/>
          <w:sz w:val="24"/>
          <w:szCs w:val="24"/>
        </w:rPr>
        <w:t xml:space="preserve">Flow direction: </w:t>
      </w:r>
      <w:r w:rsidR="00EE0854" w:rsidRPr="005B7DFA">
        <w:rPr>
          <w:rFonts w:ascii="Times New Roman" w:hAnsi="Times New Roman" w:cs="Times New Roman"/>
          <w:sz w:val="24"/>
          <w:szCs w:val="24"/>
        </w:rPr>
        <w:t>Creates a raster of flow direction from each cell to its downslope neighbor, or neighbors, using D8</w:t>
      </w:r>
      <w:r w:rsidR="001D704C">
        <w:rPr>
          <w:rFonts w:ascii="Times New Roman" w:hAnsi="Times New Roman" w:cs="Times New Roman"/>
          <w:sz w:val="24"/>
          <w:szCs w:val="24"/>
        </w:rPr>
        <w:t xml:space="preserve"> methodology rule</w:t>
      </w:r>
      <w:r w:rsidR="00EE0854" w:rsidRPr="005B7DFA">
        <w:rPr>
          <w:rFonts w:ascii="Times New Roman" w:hAnsi="Times New Roman" w:cs="Times New Roman"/>
          <w:sz w:val="24"/>
          <w:szCs w:val="24"/>
        </w:rPr>
        <w:t>.</w:t>
      </w:r>
      <w:r w:rsidR="00F96464" w:rsidRPr="005B7DFA">
        <w:rPr>
          <w:rFonts w:ascii="Times New Roman" w:hAnsi="Times New Roman" w:cs="Times New Roman"/>
          <w:sz w:val="24"/>
          <w:szCs w:val="24"/>
        </w:rPr>
        <w:t xml:space="preserve"> </w:t>
      </w:r>
      <w:r w:rsidR="00F96464" w:rsidRPr="005B7DFA">
        <w:rPr>
          <w:rFonts w:ascii="Times New Roman" w:hAnsi="Times New Roman" w:cs="Times New Roman"/>
          <w:sz w:val="24"/>
          <w:szCs w:val="24"/>
          <w:lang w:val="en"/>
        </w:rPr>
        <w:t>The D8 flow method models flow direction from each cell to its steepest downslope neighbor.</w:t>
      </w:r>
      <w:r w:rsidR="001F50F4" w:rsidRPr="005B7DFA">
        <w:rPr>
          <w:rFonts w:ascii="Times New Roman" w:hAnsi="Times New Roman" w:cs="Times New Roman"/>
          <w:sz w:val="24"/>
          <w:szCs w:val="24"/>
          <w:lang w:val="en"/>
        </w:rPr>
        <w:t xml:space="preserve"> </w:t>
      </w:r>
      <w:r w:rsidR="007B6373" w:rsidRPr="005B7DFA">
        <w:rPr>
          <w:rFonts w:ascii="Times New Roman" w:hAnsi="Times New Roman" w:cs="Times New Roman"/>
          <w:sz w:val="24"/>
          <w:szCs w:val="24"/>
          <w:lang w:val="en"/>
        </w:rPr>
        <w:t>The D8 flow method</w:t>
      </w:r>
      <w:r w:rsidR="00F61146" w:rsidRPr="005B7DFA">
        <w:rPr>
          <w:rFonts w:ascii="Times New Roman" w:hAnsi="Times New Roman" w:cs="Times New Roman"/>
          <w:sz w:val="24"/>
          <w:szCs w:val="24"/>
          <w:lang w:val="en"/>
        </w:rPr>
        <w:t xml:space="preserve"> </w:t>
      </w:r>
      <w:r w:rsidR="00340426" w:rsidRPr="005B7DFA">
        <w:rPr>
          <w:rFonts w:ascii="Times New Roman" w:hAnsi="Times New Roman" w:cs="Times New Roman"/>
          <w:sz w:val="24"/>
          <w:szCs w:val="24"/>
          <w:lang w:val="en"/>
        </w:rPr>
        <w:t>use</w:t>
      </w:r>
      <w:r w:rsidR="00AF1300" w:rsidRPr="005B7DFA">
        <w:rPr>
          <w:rFonts w:ascii="Times New Roman" w:hAnsi="Times New Roman" w:cs="Times New Roman"/>
          <w:sz w:val="24"/>
          <w:szCs w:val="24"/>
          <w:lang w:val="en"/>
        </w:rPr>
        <w:t>s a dispersive t</w:t>
      </w:r>
      <w:r w:rsidR="00B60438" w:rsidRPr="005B7DFA">
        <w:rPr>
          <w:rFonts w:ascii="Times New Roman" w:hAnsi="Times New Roman" w:cs="Times New Roman"/>
          <w:sz w:val="24"/>
          <w:szCs w:val="24"/>
          <w:lang w:val="en"/>
        </w:rPr>
        <w:t>h</w:t>
      </w:r>
      <w:r w:rsidR="00AF1300" w:rsidRPr="005B7DFA">
        <w:rPr>
          <w:rFonts w:ascii="Times New Roman" w:hAnsi="Times New Roman" w:cs="Times New Roman"/>
          <w:sz w:val="24"/>
          <w:szCs w:val="24"/>
          <w:lang w:val="en"/>
        </w:rPr>
        <w:t>reshold,</w:t>
      </w:r>
      <w:r w:rsidR="00B60438" w:rsidRPr="005B7DFA">
        <w:rPr>
          <w:rFonts w:ascii="Times New Roman" w:hAnsi="Times New Roman" w:cs="Times New Roman"/>
          <w:sz w:val="24"/>
          <w:szCs w:val="24"/>
          <w:lang w:val="en"/>
        </w:rPr>
        <w:t xml:space="preserve"> which establishes the flow accumulation </w:t>
      </w:r>
      <w:r w:rsidR="00DF4B2A" w:rsidRPr="005B7DFA">
        <w:rPr>
          <w:rFonts w:ascii="Times New Roman" w:hAnsi="Times New Roman" w:cs="Times New Roman"/>
          <w:sz w:val="24"/>
          <w:szCs w:val="24"/>
          <w:lang w:val="en"/>
        </w:rPr>
        <w:t>value</w:t>
      </w:r>
      <w:r w:rsidR="00B60438" w:rsidRPr="005B7DFA">
        <w:rPr>
          <w:rFonts w:ascii="Times New Roman" w:hAnsi="Times New Roman" w:cs="Times New Roman"/>
          <w:sz w:val="24"/>
          <w:szCs w:val="24"/>
          <w:lang w:val="en"/>
        </w:rPr>
        <w:t xml:space="preserve"> above which flow dispersion is no longer</w:t>
      </w:r>
      <w:r w:rsidR="00422F60" w:rsidRPr="005B7DFA">
        <w:rPr>
          <w:rFonts w:ascii="Times New Roman" w:hAnsi="Times New Roman" w:cs="Times New Roman"/>
          <w:sz w:val="24"/>
          <w:szCs w:val="24"/>
          <w:lang w:val="en"/>
        </w:rPr>
        <w:t xml:space="preserve"> allowed, routing the flow to the steepest downslope neighboring cell. </w:t>
      </w:r>
      <w:r w:rsidR="00DF4B2A" w:rsidRPr="005B7DFA">
        <w:rPr>
          <w:rFonts w:ascii="Times New Roman" w:hAnsi="Times New Roman" w:cs="Times New Roman"/>
          <w:sz w:val="24"/>
          <w:szCs w:val="24"/>
          <w:lang w:val="en"/>
        </w:rPr>
        <w:t>Its</w:t>
      </w:r>
      <w:r w:rsidR="00664C1F" w:rsidRPr="005B7DFA">
        <w:rPr>
          <w:rFonts w:ascii="Times New Roman" w:hAnsi="Times New Roman" w:cs="Times New Roman"/>
          <w:sz w:val="24"/>
          <w:szCs w:val="24"/>
          <w:lang w:val="en"/>
        </w:rPr>
        <w:t xml:space="preserve"> use is opportune on hillslope areas and where the flow is not channelized</w:t>
      </w:r>
      <w:r w:rsidR="00DF4B2A" w:rsidRPr="005B7DFA">
        <w:rPr>
          <w:rFonts w:ascii="Times New Roman" w:hAnsi="Times New Roman" w:cs="Times New Roman"/>
          <w:sz w:val="24"/>
          <w:szCs w:val="24"/>
          <w:lang w:val="en"/>
        </w:rPr>
        <w:t xml:space="preserve"> (Mattivi et al., 2019). </w:t>
      </w:r>
    </w:p>
    <w:p w14:paraId="54155C6E" w14:textId="71CF0E4C" w:rsidR="005B7DFA" w:rsidRDefault="00F929AF" w:rsidP="004870E5">
      <w:pPr>
        <w:pStyle w:val="ListParagraph"/>
        <w:numPr>
          <w:ilvl w:val="0"/>
          <w:numId w:val="4"/>
        </w:numPr>
        <w:ind w:left="1440"/>
        <w:jc w:val="both"/>
        <w:rPr>
          <w:rFonts w:ascii="Times New Roman" w:hAnsi="Times New Roman" w:cs="Times New Roman"/>
          <w:sz w:val="24"/>
          <w:szCs w:val="24"/>
        </w:rPr>
      </w:pPr>
      <w:r w:rsidRPr="005B7DFA">
        <w:rPr>
          <w:rFonts w:ascii="Times New Roman" w:hAnsi="Times New Roman" w:cs="Times New Roman"/>
          <w:sz w:val="24"/>
          <w:szCs w:val="24"/>
        </w:rPr>
        <w:lastRenderedPageBreak/>
        <w:t xml:space="preserve">Slope: </w:t>
      </w:r>
      <w:r w:rsidR="00F51403" w:rsidRPr="005B7DFA">
        <w:rPr>
          <w:rFonts w:ascii="Times New Roman" w:hAnsi="Times New Roman" w:cs="Times New Roman"/>
          <w:sz w:val="24"/>
          <w:szCs w:val="24"/>
        </w:rPr>
        <w:t xml:space="preserve">The slope was obtained with Slope tool, which identifies </w:t>
      </w:r>
      <w:r w:rsidR="00E24F1D" w:rsidRPr="005B7DFA">
        <w:rPr>
          <w:rFonts w:ascii="Times New Roman" w:hAnsi="Times New Roman" w:cs="Times New Roman"/>
          <w:sz w:val="24"/>
          <w:szCs w:val="24"/>
        </w:rPr>
        <w:t xml:space="preserve">the slope </w:t>
      </w:r>
      <w:r w:rsidR="00653CD4" w:rsidRPr="005B7DFA">
        <w:rPr>
          <w:rFonts w:ascii="Times New Roman" w:hAnsi="Times New Roman" w:cs="Times New Roman"/>
          <w:sz w:val="24"/>
          <w:szCs w:val="24"/>
        </w:rPr>
        <w:t>in degrees</w:t>
      </w:r>
      <w:r w:rsidR="008B325B" w:rsidRPr="005B7DFA">
        <w:rPr>
          <w:rFonts w:ascii="Times New Roman" w:hAnsi="Times New Roman" w:cs="Times New Roman"/>
          <w:sz w:val="24"/>
          <w:szCs w:val="24"/>
        </w:rPr>
        <w:t xml:space="preserve"> </w:t>
      </w:r>
      <w:r w:rsidR="00E24F1D" w:rsidRPr="005B7DFA">
        <w:rPr>
          <w:rFonts w:ascii="Times New Roman" w:hAnsi="Times New Roman" w:cs="Times New Roman"/>
          <w:sz w:val="24"/>
          <w:szCs w:val="24"/>
        </w:rPr>
        <w:t xml:space="preserve">from each cell of the DEM. </w:t>
      </w:r>
      <w:r w:rsidR="008B325B" w:rsidRPr="005B7DFA">
        <w:rPr>
          <w:rFonts w:ascii="Times New Roman" w:hAnsi="Times New Roman" w:cs="Times New Roman"/>
          <w:sz w:val="24"/>
          <w:szCs w:val="24"/>
        </w:rPr>
        <w:t xml:space="preserve">The calculation </w:t>
      </w:r>
      <w:r w:rsidR="00F646BC">
        <w:rPr>
          <w:rFonts w:ascii="Times New Roman" w:hAnsi="Times New Roman" w:cs="Times New Roman"/>
          <w:sz w:val="24"/>
          <w:szCs w:val="24"/>
        </w:rPr>
        <w:t>was</w:t>
      </w:r>
      <w:r w:rsidR="008B325B" w:rsidRPr="005B7DFA">
        <w:rPr>
          <w:rFonts w:ascii="Times New Roman" w:hAnsi="Times New Roman" w:cs="Times New Roman"/>
          <w:sz w:val="24"/>
          <w:szCs w:val="24"/>
        </w:rPr>
        <w:t xml:space="preserve"> performed</w:t>
      </w:r>
      <w:r w:rsidR="00CF3D5A">
        <w:rPr>
          <w:rFonts w:ascii="Times New Roman" w:hAnsi="Times New Roman" w:cs="Times New Roman"/>
          <w:sz w:val="24"/>
          <w:szCs w:val="24"/>
        </w:rPr>
        <w:t xml:space="preserve"> </w:t>
      </w:r>
      <w:r w:rsidR="008B325B" w:rsidRPr="005B7DFA">
        <w:rPr>
          <w:rFonts w:ascii="Times New Roman" w:hAnsi="Times New Roman" w:cs="Times New Roman"/>
          <w:sz w:val="24"/>
          <w:szCs w:val="24"/>
        </w:rPr>
        <w:t>on a projected flat plane using a 2D Cartesian coordinate system.</w:t>
      </w:r>
    </w:p>
    <w:p w14:paraId="6B352BCB" w14:textId="48FD4E83" w:rsidR="00264975" w:rsidRDefault="009F21AB" w:rsidP="004870E5">
      <w:pPr>
        <w:pStyle w:val="ListParagraph"/>
        <w:numPr>
          <w:ilvl w:val="0"/>
          <w:numId w:val="4"/>
        </w:numPr>
        <w:ind w:left="1440"/>
        <w:jc w:val="both"/>
        <w:rPr>
          <w:rFonts w:ascii="Times New Roman" w:hAnsi="Times New Roman" w:cs="Times New Roman"/>
          <w:sz w:val="24"/>
          <w:szCs w:val="24"/>
        </w:rPr>
      </w:pPr>
      <w:r w:rsidRPr="005B7DFA">
        <w:rPr>
          <w:rFonts w:ascii="Times New Roman" w:hAnsi="Times New Roman" w:cs="Times New Roman"/>
          <w:sz w:val="24"/>
          <w:szCs w:val="24"/>
        </w:rPr>
        <w:t xml:space="preserve">Radians of slope: </w:t>
      </w:r>
      <w:r w:rsidR="00FD3617">
        <w:rPr>
          <w:rFonts w:ascii="Times New Roman" w:hAnsi="Times New Roman" w:cs="Times New Roman"/>
          <w:sz w:val="24"/>
          <w:szCs w:val="24"/>
        </w:rPr>
        <w:t>The slope</w:t>
      </w:r>
      <w:r w:rsidR="00E135D7">
        <w:rPr>
          <w:rFonts w:ascii="Times New Roman" w:hAnsi="Times New Roman" w:cs="Times New Roman"/>
          <w:sz w:val="24"/>
          <w:szCs w:val="24"/>
        </w:rPr>
        <w:t>’s angle</w:t>
      </w:r>
      <w:r w:rsidR="00FD3617">
        <w:rPr>
          <w:rFonts w:ascii="Times New Roman" w:hAnsi="Times New Roman" w:cs="Times New Roman"/>
          <w:sz w:val="24"/>
          <w:szCs w:val="24"/>
        </w:rPr>
        <w:t xml:space="preserve"> in degrees </w:t>
      </w:r>
      <w:r w:rsidR="00264975">
        <w:rPr>
          <w:rFonts w:ascii="Times New Roman" w:hAnsi="Times New Roman" w:cs="Times New Roman"/>
          <w:sz w:val="24"/>
          <w:szCs w:val="24"/>
        </w:rPr>
        <w:t>must</w:t>
      </w:r>
      <w:r w:rsidR="00FD3617">
        <w:rPr>
          <w:rFonts w:ascii="Times New Roman" w:hAnsi="Times New Roman" w:cs="Times New Roman"/>
          <w:sz w:val="24"/>
          <w:szCs w:val="24"/>
        </w:rPr>
        <w:t xml:space="preserve"> be transform to </w:t>
      </w:r>
      <w:r w:rsidR="00E135D7">
        <w:rPr>
          <w:rFonts w:ascii="Times New Roman" w:hAnsi="Times New Roman" w:cs="Times New Roman"/>
          <w:sz w:val="24"/>
          <w:szCs w:val="24"/>
        </w:rPr>
        <w:t xml:space="preserve">slope in </w:t>
      </w:r>
      <w:r w:rsidR="00FD3617">
        <w:rPr>
          <w:rFonts w:ascii="Times New Roman" w:hAnsi="Times New Roman" w:cs="Times New Roman"/>
          <w:sz w:val="24"/>
          <w:szCs w:val="24"/>
        </w:rPr>
        <w:t>radians</w:t>
      </w:r>
      <w:r w:rsidR="00711FF8">
        <w:rPr>
          <w:rFonts w:ascii="Times New Roman" w:hAnsi="Times New Roman" w:cs="Times New Roman"/>
          <w:sz w:val="24"/>
          <w:szCs w:val="24"/>
        </w:rPr>
        <w:t xml:space="preserve"> to obtain </w:t>
      </w:r>
      <w:proofErr w:type="spellStart"/>
      <w:r w:rsidR="00264975">
        <w:rPr>
          <w:rFonts w:ascii="Times New Roman" w:hAnsi="Times New Roman" w:cs="Times New Roman"/>
          <w:sz w:val="24"/>
          <w:szCs w:val="24"/>
        </w:rPr>
        <w:t>tanΦ</w:t>
      </w:r>
      <w:proofErr w:type="spellEnd"/>
      <w:r w:rsidR="00054BF9">
        <w:rPr>
          <w:rFonts w:ascii="Times New Roman" w:hAnsi="Times New Roman" w:cs="Times New Roman"/>
          <w:sz w:val="24"/>
          <w:szCs w:val="24"/>
        </w:rPr>
        <w:t xml:space="preserve">. </w:t>
      </w:r>
      <w:r w:rsidR="00264975">
        <w:rPr>
          <w:rFonts w:ascii="Times New Roman" w:hAnsi="Times New Roman" w:cs="Times New Roman"/>
          <w:sz w:val="24"/>
          <w:szCs w:val="24"/>
        </w:rPr>
        <w:t xml:space="preserve"> The transformation was made using Raster Calculator tool </w:t>
      </w:r>
      <w:r w:rsidR="001D704C">
        <w:rPr>
          <w:rFonts w:ascii="Times New Roman" w:hAnsi="Times New Roman" w:cs="Times New Roman"/>
          <w:sz w:val="24"/>
          <w:szCs w:val="24"/>
        </w:rPr>
        <w:t>and using the equation</w:t>
      </w:r>
      <w:r w:rsidR="00264975">
        <w:rPr>
          <w:rFonts w:ascii="Times New Roman" w:hAnsi="Times New Roman" w:cs="Times New Roman"/>
          <w:sz w:val="24"/>
          <w:szCs w:val="24"/>
        </w:rPr>
        <w:t>:</w:t>
      </w:r>
    </w:p>
    <w:p w14:paraId="38B9D70D" w14:textId="77777777" w:rsidR="004870E5" w:rsidRDefault="004870E5" w:rsidP="004870E5">
      <w:pPr>
        <w:pStyle w:val="ListParagraph"/>
        <w:ind w:left="1440"/>
        <w:jc w:val="both"/>
        <w:rPr>
          <w:rFonts w:ascii="Times New Roman" w:hAnsi="Times New Roman" w:cs="Times New Roman"/>
          <w:sz w:val="24"/>
          <w:szCs w:val="24"/>
        </w:rPr>
      </w:pPr>
    </w:p>
    <w:p w14:paraId="3AFA9E5D" w14:textId="10AD6061" w:rsidR="00280C15" w:rsidRDefault="00751558" w:rsidP="004870E5">
      <w:pPr>
        <w:pStyle w:val="ListParagraph"/>
        <w:ind w:left="1440"/>
        <w:jc w:val="both"/>
        <w:rPr>
          <w:rFonts w:ascii="Times New Roman" w:hAnsi="Times New Roman" w:cs="Times New Roman"/>
          <w:sz w:val="24"/>
          <w:szCs w:val="24"/>
        </w:rPr>
      </w:pPr>
      <m:oMathPara>
        <m:oMath>
          <m:r>
            <m:rPr>
              <m:sty m:val="p"/>
            </m:rPr>
            <w:rPr>
              <w:rFonts w:ascii="Cambria Math" w:hAnsi="Cambria Math" w:cs="Times New Roman"/>
              <w:sz w:val="24"/>
              <w:szCs w:val="24"/>
            </w:rPr>
            <m:t>tan⁡</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slope degree*1.570796</m:t>
              </m:r>
            </m:num>
            <m:den>
              <m:r>
                <w:rPr>
                  <w:rFonts w:ascii="Cambria Math" w:hAnsi="Cambria Math" w:cs="Times New Roman"/>
                  <w:sz w:val="24"/>
                  <w:szCs w:val="24"/>
                </w:rPr>
                <m:t>90</m:t>
              </m:r>
            </m:den>
          </m:f>
          <m:r>
            <w:rPr>
              <w:rFonts w:ascii="Cambria Math" w:hAnsi="Cambria Math" w:cs="Times New Roman"/>
              <w:sz w:val="24"/>
              <w:szCs w:val="24"/>
            </w:rPr>
            <m:t>)</m:t>
          </m:r>
        </m:oMath>
      </m:oMathPara>
    </w:p>
    <w:p w14:paraId="450B380A" w14:textId="77777777" w:rsidR="004870E5" w:rsidRDefault="004870E5" w:rsidP="004870E5">
      <w:pPr>
        <w:pStyle w:val="ListParagraph"/>
        <w:ind w:left="1440"/>
        <w:jc w:val="both"/>
        <w:rPr>
          <w:rFonts w:ascii="Times New Roman" w:hAnsi="Times New Roman" w:cs="Times New Roman"/>
          <w:sz w:val="24"/>
          <w:szCs w:val="24"/>
        </w:rPr>
      </w:pPr>
    </w:p>
    <w:p w14:paraId="40C24250" w14:textId="4C7BD0EF" w:rsidR="00E26C7F" w:rsidRDefault="009963AD" w:rsidP="004870E5">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The result is processed with a conditional in Raster Calculator tool</w:t>
      </w:r>
      <w:r w:rsidR="00BC20E5">
        <w:rPr>
          <w:rFonts w:ascii="Times New Roman" w:hAnsi="Times New Roman" w:cs="Times New Roman"/>
          <w:sz w:val="24"/>
          <w:szCs w:val="24"/>
        </w:rPr>
        <w:t xml:space="preserve"> to eliminate undefined cells in the final output</w:t>
      </w:r>
      <w:r w:rsidR="00AB75A4">
        <w:rPr>
          <w:rFonts w:ascii="Times New Roman" w:hAnsi="Times New Roman" w:cs="Times New Roman"/>
          <w:sz w:val="24"/>
          <w:szCs w:val="24"/>
        </w:rPr>
        <w:t xml:space="preserve"> (</w:t>
      </w:r>
      <w:r w:rsidR="00091798">
        <w:rPr>
          <w:rFonts w:ascii="Times New Roman" w:hAnsi="Times New Roman" w:cs="Times New Roman"/>
          <w:sz w:val="24"/>
          <w:szCs w:val="24"/>
        </w:rPr>
        <w:t>con(slope</w:t>
      </w:r>
      <w:r w:rsidR="00E26C7F">
        <w:rPr>
          <w:rFonts w:ascii="Times New Roman" w:hAnsi="Times New Roman" w:cs="Times New Roman"/>
          <w:sz w:val="24"/>
          <w:szCs w:val="24"/>
        </w:rPr>
        <w:t xml:space="preserve">&gt;0, tan(slope), 0.001). </w:t>
      </w:r>
    </w:p>
    <w:p w14:paraId="6CBF085C" w14:textId="433D760B" w:rsidR="00E443B0" w:rsidRDefault="002F46ED" w:rsidP="004870E5">
      <w:pPr>
        <w:pStyle w:val="ListParagraph"/>
        <w:numPr>
          <w:ilvl w:val="0"/>
          <w:numId w:val="4"/>
        </w:numPr>
        <w:ind w:left="1440"/>
        <w:jc w:val="both"/>
        <w:rPr>
          <w:rFonts w:ascii="Times New Roman" w:hAnsi="Times New Roman" w:cs="Times New Roman"/>
          <w:sz w:val="24"/>
          <w:szCs w:val="24"/>
        </w:rPr>
      </w:pPr>
      <w:r>
        <w:rPr>
          <w:rFonts w:ascii="Times New Roman" w:hAnsi="Times New Roman" w:cs="Times New Roman"/>
          <w:sz w:val="24"/>
          <w:szCs w:val="24"/>
        </w:rPr>
        <w:t>Flow accumulation s</w:t>
      </w:r>
      <w:r w:rsidR="00DC6DF4">
        <w:rPr>
          <w:rFonts w:ascii="Times New Roman" w:hAnsi="Times New Roman" w:cs="Times New Roman"/>
          <w:sz w:val="24"/>
          <w:szCs w:val="24"/>
        </w:rPr>
        <w:t xml:space="preserve">caled: The flow accumulation </w:t>
      </w:r>
      <w:r w:rsidR="00CF3D5A">
        <w:rPr>
          <w:rFonts w:ascii="Times New Roman" w:hAnsi="Times New Roman" w:cs="Times New Roman"/>
          <w:sz w:val="24"/>
          <w:szCs w:val="24"/>
        </w:rPr>
        <w:t xml:space="preserve">was scaled to the cell size </w:t>
      </w:r>
      <w:r w:rsidR="00EB085F">
        <w:rPr>
          <w:rFonts w:ascii="Times New Roman" w:hAnsi="Times New Roman" w:cs="Times New Roman"/>
          <w:sz w:val="24"/>
          <w:szCs w:val="24"/>
        </w:rPr>
        <w:t xml:space="preserve">to obtain SCA </w:t>
      </w:r>
      <w:r w:rsidR="00E135D7">
        <w:rPr>
          <w:rFonts w:ascii="Times New Roman" w:hAnsi="Times New Roman" w:cs="Times New Roman"/>
          <w:sz w:val="24"/>
          <w:szCs w:val="24"/>
        </w:rPr>
        <w:t>using the following equation:</w:t>
      </w:r>
      <w:r w:rsidR="00E443B0">
        <w:rPr>
          <w:rFonts w:ascii="Times New Roman" w:hAnsi="Times New Roman" w:cs="Times New Roman"/>
          <w:sz w:val="24"/>
          <w:szCs w:val="24"/>
        </w:rPr>
        <w:t xml:space="preserve"> </w:t>
      </w:r>
    </w:p>
    <w:p w14:paraId="27E6512D" w14:textId="77777777" w:rsidR="004870E5" w:rsidRDefault="004870E5" w:rsidP="004870E5">
      <w:pPr>
        <w:pStyle w:val="ListParagraph"/>
        <w:ind w:left="1440"/>
        <w:jc w:val="both"/>
        <w:rPr>
          <w:rFonts w:ascii="Times New Roman" w:hAnsi="Times New Roman" w:cs="Times New Roman"/>
          <w:sz w:val="24"/>
          <w:szCs w:val="24"/>
        </w:rPr>
      </w:pPr>
    </w:p>
    <w:p w14:paraId="5301062B" w14:textId="49C4E245" w:rsidR="00264975" w:rsidRDefault="003517CC" w:rsidP="004870E5">
      <w:pPr>
        <w:pStyle w:val="ListParagraph"/>
        <w:ind w:left="1440" w:firstLine="720"/>
        <w:jc w:val="both"/>
        <w:rPr>
          <w:rFonts w:ascii="Times New Roman" w:hAnsi="Times New Roman" w:cs="Times New Roman"/>
          <w:sz w:val="24"/>
          <w:szCs w:val="24"/>
        </w:rPr>
      </w:pPr>
      <m:oMath>
        <m:r>
          <w:rPr>
            <w:rFonts w:ascii="Cambria Math" w:hAnsi="Cambria Math" w:cs="Times New Roman"/>
            <w:sz w:val="24"/>
            <w:szCs w:val="24"/>
          </w:rPr>
          <m:t>SCA=(flow accumulation+1)*cell size</m:t>
        </m:r>
      </m:oMath>
      <w:r w:rsidR="00DC6DF4">
        <w:rPr>
          <w:rFonts w:ascii="Times New Roman" w:hAnsi="Times New Roman" w:cs="Times New Roman"/>
          <w:sz w:val="24"/>
          <w:szCs w:val="24"/>
        </w:rPr>
        <w:t xml:space="preserve"> </w:t>
      </w:r>
      <w:r w:rsidR="00AE61AE">
        <w:rPr>
          <w:rFonts w:ascii="Times New Roman" w:hAnsi="Times New Roman" w:cs="Times New Roman"/>
          <w:sz w:val="24"/>
          <w:szCs w:val="24"/>
        </w:rPr>
        <w:t xml:space="preserve"> </w:t>
      </w:r>
    </w:p>
    <w:p w14:paraId="21295061" w14:textId="77777777" w:rsidR="004870E5" w:rsidRDefault="004870E5" w:rsidP="004870E5">
      <w:pPr>
        <w:pStyle w:val="ListParagraph"/>
        <w:ind w:left="1440" w:firstLine="720"/>
        <w:jc w:val="both"/>
        <w:rPr>
          <w:rFonts w:ascii="Times New Roman" w:hAnsi="Times New Roman" w:cs="Times New Roman"/>
          <w:sz w:val="24"/>
          <w:szCs w:val="24"/>
        </w:rPr>
      </w:pPr>
    </w:p>
    <w:p w14:paraId="23769213" w14:textId="20F11CFF" w:rsidR="00E443B0" w:rsidRDefault="00212666" w:rsidP="004870E5">
      <w:pPr>
        <w:pStyle w:val="ListParagraph"/>
        <w:numPr>
          <w:ilvl w:val="0"/>
          <w:numId w:val="4"/>
        </w:numPr>
        <w:ind w:left="1440"/>
        <w:jc w:val="both"/>
        <w:rPr>
          <w:rFonts w:ascii="Times New Roman" w:hAnsi="Times New Roman" w:cs="Times New Roman"/>
          <w:sz w:val="24"/>
          <w:szCs w:val="24"/>
        </w:rPr>
      </w:pPr>
      <w:r>
        <w:rPr>
          <w:rFonts w:ascii="Times New Roman" w:hAnsi="Times New Roman" w:cs="Times New Roman"/>
          <w:sz w:val="24"/>
          <w:szCs w:val="24"/>
        </w:rPr>
        <w:t xml:space="preserve">TWI: </w:t>
      </w:r>
      <w:r w:rsidR="00EB085F">
        <w:rPr>
          <w:rFonts w:ascii="Times New Roman" w:hAnsi="Times New Roman" w:cs="Times New Roman"/>
          <w:sz w:val="24"/>
          <w:szCs w:val="24"/>
        </w:rPr>
        <w:t xml:space="preserve">The TWI was calculated in Raster Calculator tool with the previous layers </w:t>
      </w:r>
      <w:r w:rsidR="00E135D7">
        <w:rPr>
          <w:rFonts w:ascii="Times New Roman" w:hAnsi="Times New Roman" w:cs="Times New Roman"/>
          <w:sz w:val="24"/>
          <w:szCs w:val="24"/>
        </w:rPr>
        <w:t xml:space="preserve">using the </w:t>
      </w:r>
      <w:r w:rsidR="00EB085F">
        <w:rPr>
          <w:rFonts w:ascii="Times New Roman" w:hAnsi="Times New Roman" w:cs="Times New Roman"/>
          <w:sz w:val="24"/>
          <w:szCs w:val="24"/>
        </w:rPr>
        <w:t xml:space="preserve">following </w:t>
      </w:r>
      <w:r w:rsidR="00E135D7">
        <w:rPr>
          <w:rFonts w:ascii="Times New Roman" w:hAnsi="Times New Roman" w:cs="Times New Roman"/>
          <w:sz w:val="24"/>
          <w:szCs w:val="24"/>
        </w:rPr>
        <w:t>equation:</w:t>
      </w:r>
      <w:r w:rsidR="00EB085F">
        <w:rPr>
          <w:rFonts w:ascii="Times New Roman" w:hAnsi="Times New Roman" w:cs="Times New Roman"/>
          <w:sz w:val="24"/>
          <w:szCs w:val="24"/>
        </w:rPr>
        <w:t xml:space="preserve"> </w:t>
      </w:r>
    </w:p>
    <w:p w14:paraId="4A578360" w14:textId="08F572A3" w:rsidR="00C6535F" w:rsidRPr="008D0DFA" w:rsidRDefault="008D0DFA" w:rsidP="008D0DFA">
      <w:pPr>
        <w:pStyle w:val="ListParagraph"/>
        <w:jc w:val="both"/>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m:t>TWI=</m:t>
          </m:r>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SCA</m:t>
                      </m:r>
                    </m:num>
                    <m:den>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slope</m:t>
                          </m:r>
                        </m:e>
                      </m:func>
                    </m:den>
                  </m:f>
                </m:e>
              </m:d>
            </m:e>
          </m:func>
        </m:oMath>
      </m:oMathPara>
    </w:p>
    <w:p w14:paraId="4C65762B" w14:textId="77777777" w:rsidR="008D0DFA" w:rsidRPr="008D0DFA" w:rsidRDefault="008D0DFA" w:rsidP="008D0DFA">
      <w:pPr>
        <w:pStyle w:val="ListParagraph"/>
        <w:jc w:val="both"/>
        <w:rPr>
          <w:rFonts w:ascii="Times New Roman" w:eastAsiaTheme="minorEastAsia" w:hAnsi="Times New Roman" w:cs="Times New Roman"/>
          <w:sz w:val="24"/>
          <w:szCs w:val="24"/>
        </w:rPr>
      </w:pPr>
    </w:p>
    <w:p w14:paraId="4D716ECF" w14:textId="134A2AFD" w:rsidR="00694089" w:rsidRPr="00613191" w:rsidRDefault="00EE1DE8" w:rsidP="00613191">
      <w:pPr>
        <w:pStyle w:val="ListParagraph"/>
        <w:numPr>
          <w:ilvl w:val="0"/>
          <w:numId w:val="9"/>
        </w:numPr>
        <w:rPr>
          <w:rFonts w:ascii="Times New Roman" w:hAnsi="Times New Roman" w:cs="Times New Roman"/>
          <w:sz w:val="24"/>
          <w:szCs w:val="24"/>
        </w:rPr>
      </w:pPr>
      <w:r w:rsidRPr="00613191">
        <w:rPr>
          <w:rFonts w:ascii="Times New Roman" w:hAnsi="Times New Roman" w:cs="Times New Roman"/>
          <w:sz w:val="24"/>
          <w:szCs w:val="24"/>
        </w:rPr>
        <w:t>Classification of indicators</w:t>
      </w:r>
    </w:p>
    <w:p w14:paraId="680923BC" w14:textId="6AA96706" w:rsidR="00275B34" w:rsidRDefault="004870E5" w:rsidP="002B5268">
      <w:pPr>
        <w:jc w:val="both"/>
        <w:rPr>
          <w:rFonts w:ascii="Times New Roman" w:hAnsi="Times New Roman" w:cs="Times New Roman"/>
          <w:sz w:val="24"/>
          <w:szCs w:val="24"/>
        </w:rPr>
      </w:pPr>
      <w:r>
        <w:rPr>
          <w:rFonts w:ascii="Times New Roman" w:hAnsi="Times New Roman" w:cs="Times New Roman"/>
          <w:sz w:val="24"/>
          <w:szCs w:val="24"/>
        </w:rPr>
        <w:t>C</w:t>
      </w:r>
      <w:r w:rsidR="00A11AA4">
        <w:rPr>
          <w:rFonts w:ascii="Times New Roman" w:hAnsi="Times New Roman" w:cs="Times New Roman"/>
          <w:sz w:val="24"/>
          <w:szCs w:val="24"/>
        </w:rPr>
        <w:t xml:space="preserve">reated </w:t>
      </w:r>
      <w:proofErr w:type="spellStart"/>
      <w:r w:rsidR="00613191">
        <w:rPr>
          <w:rFonts w:ascii="Times New Roman" w:hAnsi="Times New Roman" w:cs="Times New Roman"/>
          <w:sz w:val="24"/>
          <w:szCs w:val="24"/>
        </w:rPr>
        <w:t>rasters</w:t>
      </w:r>
      <w:proofErr w:type="spellEnd"/>
      <w:r w:rsidR="00613191">
        <w:rPr>
          <w:rFonts w:ascii="Times New Roman" w:hAnsi="Times New Roman" w:cs="Times New Roman"/>
          <w:sz w:val="24"/>
          <w:szCs w:val="24"/>
        </w:rPr>
        <w:t xml:space="preserve"> </w:t>
      </w:r>
      <w:r w:rsidR="00CB73D1">
        <w:rPr>
          <w:rFonts w:ascii="Times New Roman" w:hAnsi="Times New Roman" w:cs="Times New Roman"/>
          <w:sz w:val="24"/>
          <w:szCs w:val="24"/>
        </w:rPr>
        <w:t xml:space="preserve">were </w:t>
      </w:r>
      <w:r>
        <w:rPr>
          <w:rFonts w:ascii="Times New Roman" w:hAnsi="Times New Roman" w:cs="Times New Roman"/>
          <w:sz w:val="24"/>
          <w:szCs w:val="24"/>
        </w:rPr>
        <w:t>re-</w:t>
      </w:r>
      <w:r w:rsidR="00CB73D1">
        <w:rPr>
          <w:rFonts w:ascii="Times New Roman" w:hAnsi="Times New Roman" w:cs="Times New Roman"/>
          <w:sz w:val="24"/>
          <w:szCs w:val="24"/>
        </w:rPr>
        <w:t xml:space="preserve">classified in three categories </w:t>
      </w:r>
      <w:r w:rsidR="009F0B01">
        <w:rPr>
          <w:rFonts w:ascii="Times New Roman" w:hAnsi="Times New Roman" w:cs="Times New Roman"/>
          <w:sz w:val="24"/>
          <w:szCs w:val="24"/>
        </w:rPr>
        <w:t>of probability of wetland occurrence</w:t>
      </w:r>
      <w:r w:rsidR="00706040">
        <w:rPr>
          <w:rFonts w:ascii="Times New Roman" w:hAnsi="Times New Roman" w:cs="Times New Roman"/>
          <w:sz w:val="24"/>
          <w:szCs w:val="24"/>
        </w:rPr>
        <w:t xml:space="preserve">: low, </w:t>
      </w:r>
      <w:r w:rsidR="00432269">
        <w:rPr>
          <w:rFonts w:ascii="Times New Roman" w:hAnsi="Times New Roman" w:cs="Times New Roman"/>
          <w:sz w:val="24"/>
          <w:szCs w:val="24"/>
        </w:rPr>
        <w:t>medium,</w:t>
      </w:r>
      <w:r w:rsidR="00706040">
        <w:rPr>
          <w:rFonts w:ascii="Times New Roman" w:hAnsi="Times New Roman" w:cs="Times New Roman"/>
          <w:sz w:val="24"/>
          <w:szCs w:val="24"/>
        </w:rPr>
        <w:t xml:space="preserve"> and high</w:t>
      </w:r>
      <w:r w:rsidR="009F0B01">
        <w:rPr>
          <w:rFonts w:ascii="Times New Roman" w:hAnsi="Times New Roman" w:cs="Times New Roman"/>
          <w:sz w:val="24"/>
          <w:szCs w:val="24"/>
        </w:rPr>
        <w:t>.</w:t>
      </w:r>
      <w:r w:rsidR="00706040">
        <w:rPr>
          <w:rFonts w:ascii="Times New Roman" w:hAnsi="Times New Roman" w:cs="Times New Roman"/>
          <w:sz w:val="24"/>
          <w:szCs w:val="24"/>
        </w:rPr>
        <w:t xml:space="preserve"> The </w:t>
      </w:r>
      <w:r w:rsidR="007C1405">
        <w:rPr>
          <w:rFonts w:ascii="Times New Roman" w:hAnsi="Times New Roman" w:cs="Times New Roman"/>
          <w:sz w:val="24"/>
          <w:szCs w:val="24"/>
        </w:rPr>
        <w:t>indicators values of each wetland centroid</w:t>
      </w:r>
      <w:r w:rsidR="00960362">
        <w:rPr>
          <w:rFonts w:ascii="Times New Roman" w:hAnsi="Times New Roman" w:cs="Times New Roman"/>
          <w:sz w:val="24"/>
          <w:szCs w:val="24"/>
        </w:rPr>
        <w:t xml:space="preserve"> were </w:t>
      </w:r>
      <w:r w:rsidR="00B12ADE">
        <w:rPr>
          <w:rFonts w:ascii="Times New Roman" w:hAnsi="Times New Roman" w:cs="Times New Roman"/>
          <w:sz w:val="24"/>
          <w:szCs w:val="24"/>
        </w:rPr>
        <w:t>used</w:t>
      </w:r>
      <w:r w:rsidR="004C3D7C">
        <w:rPr>
          <w:rFonts w:ascii="Times New Roman" w:hAnsi="Times New Roman" w:cs="Times New Roman"/>
          <w:sz w:val="24"/>
          <w:szCs w:val="24"/>
        </w:rPr>
        <w:t xml:space="preserve"> as </w:t>
      </w:r>
      <w:r w:rsidR="00960362">
        <w:rPr>
          <w:rFonts w:ascii="Times New Roman" w:hAnsi="Times New Roman" w:cs="Times New Roman"/>
          <w:sz w:val="24"/>
          <w:szCs w:val="24"/>
        </w:rPr>
        <w:t xml:space="preserve">reference to </w:t>
      </w:r>
      <w:r w:rsidR="004C3D7C">
        <w:rPr>
          <w:rFonts w:ascii="Times New Roman" w:hAnsi="Times New Roman" w:cs="Times New Roman"/>
          <w:sz w:val="24"/>
          <w:szCs w:val="24"/>
        </w:rPr>
        <w:t>split the range of values</w:t>
      </w:r>
      <w:r w:rsidR="00BF33CA">
        <w:rPr>
          <w:rFonts w:ascii="Times New Roman" w:hAnsi="Times New Roman" w:cs="Times New Roman"/>
          <w:sz w:val="24"/>
          <w:szCs w:val="24"/>
        </w:rPr>
        <w:t xml:space="preserve"> </w:t>
      </w:r>
      <w:r w:rsidR="00275B34">
        <w:rPr>
          <w:rFonts w:ascii="Times New Roman" w:hAnsi="Times New Roman" w:cs="Times New Roman"/>
          <w:sz w:val="24"/>
          <w:szCs w:val="24"/>
        </w:rPr>
        <w:t>(Table 3)</w:t>
      </w:r>
      <w:r w:rsidR="002B5268">
        <w:rPr>
          <w:rFonts w:ascii="Times New Roman" w:hAnsi="Times New Roman" w:cs="Times New Roman"/>
          <w:sz w:val="24"/>
          <w:szCs w:val="24"/>
        </w:rPr>
        <w:t>.</w:t>
      </w:r>
    </w:p>
    <w:p w14:paraId="1A8974D7" w14:textId="6FC37D30" w:rsidR="006A7164" w:rsidRPr="006A7164" w:rsidRDefault="006A7164" w:rsidP="006A7164">
      <w:pPr>
        <w:pStyle w:val="Caption"/>
        <w:keepNext/>
        <w:rPr>
          <w:rFonts w:ascii="Times New Roman" w:hAnsi="Times New Roman" w:cs="Times New Roman"/>
          <w:i w:val="0"/>
          <w:iCs w:val="0"/>
          <w:color w:val="auto"/>
          <w:sz w:val="24"/>
          <w:szCs w:val="24"/>
        </w:rPr>
      </w:pPr>
      <w:r w:rsidRPr="006A7164">
        <w:rPr>
          <w:rFonts w:ascii="Times New Roman" w:hAnsi="Times New Roman" w:cs="Times New Roman"/>
          <w:i w:val="0"/>
          <w:iCs w:val="0"/>
          <w:color w:val="auto"/>
          <w:sz w:val="24"/>
          <w:szCs w:val="24"/>
        </w:rPr>
        <w:t xml:space="preserve">Table </w:t>
      </w:r>
      <w:r w:rsidRPr="006A7164">
        <w:rPr>
          <w:rFonts w:ascii="Times New Roman" w:hAnsi="Times New Roman" w:cs="Times New Roman"/>
          <w:i w:val="0"/>
          <w:iCs w:val="0"/>
          <w:color w:val="auto"/>
          <w:sz w:val="24"/>
          <w:szCs w:val="24"/>
        </w:rPr>
        <w:fldChar w:fldCharType="begin"/>
      </w:r>
      <w:r w:rsidRPr="006A7164">
        <w:rPr>
          <w:rFonts w:ascii="Times New Roman" w:hAnsi="Times New Roman" w:cs="Times New Roman"/>
          <w:i w:val="0"/>
          <w:iCs w:val="0"/>
          <w:color w:val="auto"/>
          <w:sz w:val="24"/>
          <w:szCs w:val="24"/>
        </w:rPr>
        <w:instrText xml:space="preserve"> SEQ Table \* ARABIC </w:instrText>
      </w:r>
      <w:r w:rsidRPr="006A7164">
        <w:rPr>
          <w:rFonts w:ascii="Times New Roman" w:hAnsi="Times New Roman" w:cs="Times New Roman"/>
          <w:i w:val="0"/>
          <w:iCs w:val="0"/>
          <w:color w:val="auto"/>
          <w:sz w:val="24"/>
          <w:szCs w:val="24"/>
        </w:rPr>
        <w:fldChar w:fldCharType="separate"/>
      </w:r>
      <w:r w:rsidR="001B5B6D">
        <w:rPr>
          <w:rFonts w:ascii="Times New Roman" w:hAnsi="Times New Roman" w:cs="Times New Roman"/>
          <w:i w:val="0"/>
          <w:iCs w:val="0"/>
          <w:noProof/>
          <w:color w:val="auto"/>
          <w:sz w:val="24"/>
          <w:szCs w:val="24"/>
        </w:rPr>
        <w:t>3</w:t>
      </w:r>
      <w:r w:rsidRPr="006A7164">
        <w:rPr>
          <w:rFonts w:ascii="Times New Roman" w:hAnsi="Times New Roman" w:cs="Times New Roman"/>
          <w:i w:val="0"/>
          <w:iCs w:val="0"/>
          <w:color w:val="auto"/>
          <w:sz w:val="24"/>
          <w:szCs w:val="24"/>
        </w:rPr>
        <w:fldChar w:fldCharType="end"/>
      </w:r>
      <w:r w:rsidRPr="006A7164">
        <w:rPr>
          <w:rFonts w:ascii="Times New Roman" w:hAnsi="Times New Roman" w:cs="Times New Roman"/>
          <w:i w:val="0"/>
          <w:iCs w:val="0"/>
          <w:color w:val="auto"/>
          <w:sz w:val="24"/>
          <w:szCs w:val="24"/>
        </w:rPr>
        <w:t>. Reference values to generate the categories in each wetland.</w:t>
      </w:r>
    </w:p>
    <w:tbl>
      <w:tblPr>
        <w:tblStyle w:val="PlainTable2"/>
        <w:tblW w:w="5696" w:type="dxa"/>
        <w:tblLook w:val="04A0" w:firstRow="1" w:lastRow="0" w:firstColumn="1" w:lastColumn="0" w:noHBand="0" w:noVBand="1"/>
      </w:tblPr>
      <w:tblGrid>
        <w:gridCol w:w="2700"/>
        <w:gridCol w:w="876"/>
        <w:gridCol w:w="1060"/>
        <w:gridCol w:w="1060"/>
      </w:tblGrid>
      <w:tr w:rsidR="006A7164" w:rsidRPr="009253C9" w14:paraId="5555FBFD" w14:textId="75CF86A1" w:rsidTr="006A716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0" w:type="dxa"/>
            <w:noWrap/>
            <w:hideMark/>
          </w:tcPr>
          <w:p w14:paraId="021FD00D" w14:textId="2EFE7224" w:rsidR="006A7164" w:rsidRPr="009253C9" w:rsidRDefault="006A7164" w:rsidP="009253C9">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Wetland centroid</w:t>
            </w:r>
          </w:p>
        </w:tc>
        <w:tc>
          <w:tcPr>
            <w:tcW w:w="876" w:type="dxa"/>
            <w:noWrap/>
            <w:hideMark/>
          </w:tcPr>
          <w:p w14:paraId="1937090D" w14:textId="77777777" w:rsidR="006A7164" w:rsidRPr="009253C9" w:rsidRDefault="006A7164" w:rsidP="006A716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9253C9">
              <w:rPr>
                <w:rFonts w:ascii="Times New Roman" w:eastAsia="Times New Roman" w:hAnsi="Times New Roman" w:cs="Times New Roman"/>
                <w:kern w:val="0"/>
                <w:sz w:val="24"/>
                <w:szCs w:val="24"/>
                <w14:ligatures w14:val="none"/>
              </w:rPr>
              <w:t>TWI</w:t>
            </w:r>
          </w:p>
        </w:tc>
        <w:tc>
          <w:tcPr>
            <w:tcW w:w="1060" w:type="dxa"/>
            <w:noWrap/>
            <w:hideMark/>
          </w:tcPr>
          <w:p w14:paraId="6F63074B" w14:textId="77777777" w:rsidR="006A7164" w:rsidRPr="009253C9" w:rsidRDefault="006A7164" w:rsidP="006A716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9253C9">
              <w:rPr>
                <w:rFonts w:ascii="Times New Roman" w:eastAsia="Times New Roman" w:hAnsi="Times New Roman" w:cs="Times New Roman"/>
                <w:kern w:val="0"/>
                <w:sz w:val="24"/>
                <w:szCs w:val="24"/>
                <w14:ligatures w14:val="none"/>
              </w:rPr>
              <w:t>NDWI</w:t>
            </w:r>
          </w:p>
        </w:tc>
        <w:tc>
          <w:tcPr>
            <w:tcW w:w="1060" w:type="dxa"/>
          </w:tcPr>
          <w:p w14:paraId="356CC09B" w14:textId="44FB7996" w:rsidR="006A7164" w:rsidRPr="006A7164" w:rsidRDefault="006A7164" w:rsidP="006A716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6A7164">
              <w:rPr>
                <w:rFonts w:ascii="Times New Roman" w:eastAsia="Times New Roman" w:hAnsi="Times New Roman" w:cs="Times New Roman"/>
                <w:kern w:val="0"/>
                <w:sz w:val="24"/>
                <w:szCs w:val="24"/>
                <w14:ligatures w14:val="none"/>
              </w:rPr>
              <w:t>HS</w:t>
            </w:r>
          </w:p>
        </w:tc>
      </w:tr>
      <w:tr w:rsidR="006A7164" w:rsidRPr="009253C9" w14:paraId="308BF113" w14:textId="0CE610D5" w:rsidTr="006A716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0" w:type="dxa"/>
            <w:noWrap/>
            <w:hideMark/>
          </w:tcPr>
          <w:p w14:paraId="5EB10781" w14:textId="77777777" w:rsidR="006A7164" w:rsidRPr="00D06A1D" w:rsidRDefault="006A7164" w:rsidP="009253C9">
            <w:pPr>
              <w:rPr>
                <w:rFonts w:ascii="Times New Roman" w:eastAsia="Times New Roman" w:hAnsi="Times New Roman" w:cs="Times New Roman"/>
                <w:b w:val="0"/>
                <w:bCs w:val="0"/>
                <w:kern w:val="0"/>
                <w:sz w:val="24"/>
                <w:szCs w:val="24"/>
                <w14:ligatures w14:val="none"/>
              </w:rPr>
            </w:pPr>
            <w:r w:rsidRPr="00D06A1D">
              <w:rPr>
                <w:rFonts w:ascii="Times New Roman" w:eastAsia="Times New Roman" w:hAnsi="Times New Roman" w:cs="Times New Roman"/>
                <w:b w:val="0"/>
                <w:bCs w:val="0"/>
                <w:kern w:val="0"/>
                <w:sz w:val="24"/>
                <w:szCs w:val="24"/>
                <w14:ligatures w14:val="none"/>
              </w:rPr>
              <w:t xml:space="preserve">Laguna </w:t>
            </w:r>
            <w:proofErr w:type="spellStart"/>
            <w:r w:rsidRPr="00D06A1D">
              <w:rPr>
                <w:rFonts w:ascii="Times New Roman" w:eastAsia="Times New Roman" w:hAnsi="Times New Roman" w:cs="Times New Roman"/>
                <w:b w:val="0"/>
                <w:bCs w:val="0"/>
                <w:kern w:val="0"/>
                <w:sz w:val="24"/>
                <w:szCs w:val="24"/>
                <w14:ligatures w14:val="none"/>
              </w:rPr>
              <w:t>Tortuguero</w:t>
            </w:r>
            <w:proofErr w:type="spellEnd"/>
          </w:p>
        </w:tc>
        <w:tc>
          <w:tcPr>
            <w:tcW w:w="876" w:type="dxa"/>
            <w:noWrap/>
            <w:hideMark/>
          </w:tcPr>
          <w:p w14:paraId="047EC6AA" w14:textId="77777777" w:rsidR="006A7164" w:rsidRPr="009253C9" w:rsidRDefault="006A7164" w:rsidP="006A716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9253C9">
              <w:rPr>
                <w:rFonts w:ascii="Times New Roman" w:eastAsia="Times New Roman" w:hAnsi="Times New Roman" w:cs="Times New Roman"/>
                <w:kern w:val="0"/>
                <w:sz w:val="24"/>
                <w:szCs w:val="24"/>
                <w14:ligatures w14:val="none"/>
              </w:rPr>
              <w:t>4.840</w:t>
            </w:r>
          </w:p>
        </w:tc>
        <w:tc>
          <w:tcPr>
            <w:tcW w:w="1060" w:type="dxa"/>
            <w:noWrap/>
            <w:hideMark/>
          </w:tcPr>
          <w:p w14:paraId="0E982158" w14:textId="77777777" w:rsidR="006A7164" w:rsidRPr="009253C9" w:rsidRDefault="006A7164" w:rsidP="006A716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9253C9">
              <w:rPr>
                <w:rFonts w:ascii="Times New Roman" w:eastAsia="Times New Roman" w:hAnsi="Times New Roman" w:cs="Times New Roman"/>
                <w:kern w:val="0"/>
                <w:sz w:val="24"/>
                <w:szCs w:val="24"/>
                <w14:ligatures w14:val="none"/>
              </w:rPr>
              <w:t>-0.344</w:t>
            </w:r>
          </w:p>
        </w:tc>
        <w:tc>
          <w:tcPr>
            <w:tcW w:w="1060" w:type="dxa"/>
          </w:tcPr>
          <w:p w14:paraId="71206B08" w14:textId="5AF51D12" w:rsidR="006A7164" w:rsidRPr="009253C9" w:rsidRDefault="006A7164" w:rsidP="006A716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100</w:t>
            </w:r>
          </w:p>
        </w:tc>
      </w:tr>
      <w:tr w:rsidR="006A7164" w:rsidRPr="009253C9" w14:paraId="7C919B32" w14:textId="5CBA6368" w:rsidTr="006A7164">
        <w:trPr>
          <w:trHeight w:val="300"/>
        </w:trPr>
        <w:tc>
          <w:tcPr>
            <w:cnfStyle w:val="001000000000" w:firstRow="0" w:lastRow="0" w:firstColumn="1" w:lastColumn="0" w:oddVBand="0" w:evenVBand="0" w:oddHBand="0" w:evenHBand="0" w:firstRowFirstColumn="0" w:firstRowLastColumn="0" w:lastRowFirstColumn="0" w:lastRowLastColumn="0"/>
            <w:tcW w:w="2700" w:type="dxa"/>
            <w:noWrap/>
            <w:hideMark/>
          </w:tcPr>
          <w:p w14:paraId="03AC2C6A" w14:textId="77777777" w:rsidR="006A7164" w:rsidRPr="009253C9" w:rsidRDefault="006A7164" w:rsidP="009253C9">
            <w:pPr>
              <w:rPr>
                <w:rFonts w:ascii="Times New Roman" w:eastAsia="Times New Roman" w:hAnsi="Times New Roman" w:cs="Times New Roman"/>
                <w:b w:val="0"/>
                <w:bCs w:val="0"/>
                <w:kern w:val="0"/>
                <w:sz w:val="24"/>
                <w:szCs w:val="24"/>
                <w14:ligatures w14:val="none"/>
              </w:rPr>
            </w:pPr>
            <w:r w:rsidRPr="009253C9">
              <w:rPr>
                <w:rFonts w:ascii="Times New Roman" w:eastAsia="Times New Roman" w:hAnsi="Times New Roman" w:cs="Times New Roman"/>
                <w:b w:val="0"/>
                <w:bCs w:val="0"/>
                <w:kern w:val="0"/>
                <w:sz w:val="24"/>
                <w:szCs w:val="24"/>
                <w14:ligatures w14:val="none"/>
              </w:rPr>
              <w:t>Rio Grande</w:t>
            </w:r>
          </w:p>
        </w:tc>
        <w:tc>
          <w:tcPr>
            <w:tcW w:w="876" w:type="dxa"/>
            <w:noWrap/>
            <w:hideMark/>
          </w:tcPr>
          <w:p w14:paraId="66439D7C" w14:textId="77777777" w:rsidR="006A7164" w:rsidRPr="009253C9" w:rsidRDefault="006A7164" w:rsidP="006A716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9253C9">
              <w:rPr>
                <w:rFonts w:ascii="Times New Roman" w:eastAsia="Times New Roman" w:hAnsi="Times New Roman" w:cs="Times New Roman"/>
                <w:kern w:val="0"/>
                <w:sz w:val="24"/>
                <w:szCs w:val="24"/>
                <w14:ligatures w14:val="none"/>
              </w:rPr>
              <w:t>7.459</w:t>
            </w:r>
          </w:p>
        </w:tc>
        <w:tc>
          <w:tcPr>
            <w:tcW w:w="1060" w:type="dxa"/>
            <w:noWrap/>
            <w:hideMark/>
          </w:tcPr>
          <w:p w14:paraId="4AFD7BEF" w14:textId="77777777" w:rsidR="006A7164" w:rsidRPr="009253C9" w:rsidRDefault="006A7164" w:rsidP="006A716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9253C9">
              <w:rPr>
                <w:rFonts w:ascii="Times New Roman" w:eastAsia="Times New Roman" w:hAnsi="Times New Roman" w:cs="Times New Roman"/>
                <w:kern w:val="0"/>
                <w:sz w:val="24"/>
                <w:szCs w:val="24"/>
                <w14:ligatures w14:val="none"/>
              </w:rPr>
              <w:t>-0.264</w:t>
            </w:r>
          </w:p>
        </w:tc>
        <w:tc>
          <w:tcPr>
            <w:tcW w:w="1060" w:type="dxa"/>
          </w:tcPr>
          <w:p w14:paraId="75846E8F" w14:textId="4D6D06C6" w:rsidR="006A7164" w:rsidRPr="009253C9" w:rsidRDefault="006A7164" w:rsidP="006A716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100</w:t>
            </w:r>
          </w:p>
        </w:tc>
      </w:tr>
      <w:tr w:rsidR="006A7164" w:rsidRPr="009253C9" w14:paraId="052E3DA1" w14:textId="7895AA45" w:rsidTr="006A716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0" w:type="dxa"/>
            <w:noWrap/>
            <w:hideMark/>
          </w:tcPr>
          <w:p w14:paraId="78FBD60E" w14:textId="77777777" w:rsidR="006A7164" w:rsidRPr="009253C9" w:rsidRDefault="006A7164" w:rsidP="009253C9">
            <w:pPr>
              <w:rPr>
                <w:rFonts w:ascii="Times New Roman" w:eastAsia="Times New Roman" w:hAnsi="Times New Roman" w:cs="Times New Roman"/>
                <w:b w:val="0"/>
                <w:bCs w:val="0"/>
                <w:kern w:val="0"/>
                <w:sz w:val="24"/>
                <w:szCs w:val="24"/>
                <w14:ligatures w14:val="none"/>
              </w:rPr>
            </w:pPr>
            <w:r w:rsidRPr="009253C9">
              <w:rPr>
                <w:rFonts w:ascii="Times New Roman" w:eastAsia="Times New Roman" w:hAnsi="Times New Roman" w:cs="Times New Roman"/>
                <w:b w:val="0"/>
                <w:bCs w:val="0"/>
                <w:kern w:val="0"/>
                <w:sz w:val="24"/>
                <w:szCs w:val="24"/>
                <w14:ligatures w14:val="none"/>
              </w:rPr>
              <w:t>Pasto Viejo</w:t>
            </w:r>
          </w:p>
        </w:tc>
        <w:tc>
          <w:tcPr>
            <w:tcW w:w="876" w:type="dxa"/>
            <w:noWrap/>
            <w:hideMark/>
          </w:tcPr>
          <w:p w14:paraId="52BEFB35" w14:textId="77777777" w:rsidR="006A7164" w:rsidRPr="009253C9" w:rsidRDefault="006A7164" w:rsidP="006A716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9253C9">
              <w:rPr>
                <w:rFonts w:ascii="Times New Roman" w:eastAsia="Times New Roman" w:hAnsi="Times New Roman" w:cs="Times New Roman"/>
                <w:kern w:val="0"/>
                <w:sz w:val="24"/>
                <w:szCs w:val="24"/>
                <w14:ligatures w14:val="none"/>
              </w:rPr>
              <w:t>6.815</w:t>
            </w:r>
          </w:p>
        </w:tc>
        <w:tc>
          <w:tcPr>
            <w:tcW w:w="1060" w:type="dxa"/>
            <w:noWrap/>
            <w:hideMark/>
          </w:tcPr>
          <w:p w14:paraId="03B7FFA4" w14:textId="77777777" w:rsidR="006A7164" w:rsidRPr="009253C9" w:rsidRDefault="006A7164" w:rsidP="006A716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9253C9">
              <w:rPr>
                <w:rFonts w:ascii="Times New Roman" w:eastAsia="Times New Roman" w:hAnsi="Times New Roman" w:cs="Times New Roman"/>
                <w:kern w:val="0"/>
                <w:sz w:val="24"/>
                <w:szCs w:val="24"/>
                <w14:ligatures w14:val="none"/>
              </w:rPr>
              <w:t>-0.382</w:t>
            </w:r>
          </w:p>
        </w:tc>
        <w:tc>
          <w:tcPr>
            <w:tcW w:w="1060" w:type="dxa"/>
          </w:tcPr>
          <w:p w14:paraId="20B21C7E" w14:textId="35FBA12F" w:rsidR="006A7164" w:rsidRPr="009253C9" w:rsidRDefault="006A7164" w:rsidP="006A716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100</w:t>
            </w:r>
          </w:p>
        </w:tc>
      </w:tr>
      <w:tr w:rsidR="006A7164" w:rsidRPr="009253C9" w14:paraId="03E1B157" w14:textId="17A2EE9A" w:rsidTr="006A7164">
        <w:trPr>
          <w:trHeight w:val="300"/>
        </w:trPr>
        <w:tc>
          <w:tcPr>
            <w:cnfStyle w:val="001000000000" w:firstRow="0" w:lastRow="0" w:firstColumn="1" w:lastColumn="0" w:oddVBand="0" w:evenVBand="0" w:oddHBand="0" w:evenHBand="0" w:firstRowFirstColumn="0" w:firstRowLastColumn="0" w:lastRowFirstColumn="0" w:lastRowLastColumn="0"/>
            <w:tcW w:w="2700" w:type="dxa"/>
            <w:noWrap/>
            <w:hideMark/>
          </w:tcPr>
          <w:p w14:paraId="59FF0D13" w14:textId="77777777" w:rsidR="006A7164" w:rsidRPr="009253C9" w:rsidRDefault="006A7164" w:rsidP="009253C9">
            <w:pPr>
              <w:rPr>
                <w:rFonts w:ascii="Times New Roman" w:eastAsia="Times New Roman" w:hAnsi="Times New Roman" w:cs="Times New Roman"/>
                <w:b w:val="0"/>
                <w:bCs w:val="0"/>
                <w:kern w:val="0"/>
                <w:sz w:val="24"/>
                <w:szCs w:val="24"/>
                <w14:ligatures w14:val="none"/>
              </w:rPr>
            </w:pPr>
            <w:r w:rsidRPr="009253C9">
              <w:rPr>
                <w:rFonts w:ascii="Times New Roman" w:eastAsia="Times New Roman" w:hAnsi="Times New Roman" w:cs="Times New Roman"/>
                <w:b w:val="0"/>
                <w:bCs w:val="0"/>
                <w:kern w:val="0"/>
                <w:sz w:val="24"/>
                <w:szCs w:val="24"/>
                <w14:ligatures w14:val="none"/>
              </w:rPr>
              <w:t>Laguna Cartagena</w:t>
            </w:r>
          </w:p>
        </w:tc>
        <w:tc>
          <w:tcPr>
            <w:tcW w:w="876" w:type="dxa"/>
            <w:noWrap/>
            <w:hideMark/>
          </w:tcPr>
          <w:p w14:paraId="04BD15C3" w14:textId="77777777" w:rsidR="006A7164" w:rsidRPr="009253C9" w:rsidRDefault="006A7164" w:rsidP="006A716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9253C9">
              <w:rPr>
                <w:rFonts w:ascii="Times New Roman" w:eastAsia="Times New Roman" w:hAnsi="Times New Roman" w:cs="Times New Roman"/>
                <w:kern w:val="0"/>
                <w:sz w:val="24"/>
                <w:szCs w:val="24"/>
                <w14:ligatures w14:val="none"/>
              </w:rPr>
              <w:t>12.615</w:t>
            </w:r>
          </w:p>
        </w:tc>
        <w:tc>
          <w:tcPr>
            <w:tcW w:w="1060" w:type="dxa"/>
            <w:noWrap/>
            <w:hideMark/>
          </w:tcPr>
          <w:p w14:paraId="64F89A6D" w14:textId="77777777" w:rsidR="006A7164" w:rsidRPr="009253C9" w:rsidRDefault="006A7164" w:rsidP="006A716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9253C9">
              <w:rPr>
                <w:rFonts w:ascii="Times New Roman" w:eastAsia="Times New Roman" w:hAnsi="Times New Roman" w:cs="Times New Roman"/>
                <w:kern w:val="0"/>
                <w:sz w:val="24"/>
                <w:szCs w:val="24"/>
                <w14:ligatures w14:val="none"/>
              </w:rPr>
              <w:t>-0.385</w:t>
            </w:r>
          </w:p>
        </w:tc>
        <w:tc>
          <w:tcPr>
            <w:tcW w:w="1060" w:type="dxa"/>
          </w:tcPr>
          <w:p w14:paraId="60A8400B" w14:textId="28E1AB86" w:rsidR="006A7164" w:rsidRPr="009253C9" w:rsidRDefault="006A7164" w:rsidP="006A716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98</w:t>
            </w:r>
          </w:p>
        </w:tc>
      </w:tr>
      <w:tr w:rsidR="006A7164" w:rsidRPr="009253C9" w14:paraId="47BB7A96" w14:textId="4CE5C5CE" w:rsidTr="006A716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0" w:type="dxa"/>
            <w:noWrap/>
            <w:hideMark/>
          </w:tcPr>
          <w:p w14:paraId="045D19AC" w14:textId="77777777" w:rsidR="006A7164" w:rsidRPr="009253C9" w:rsidRDefault="006A7164" w:rsidP="009253C9">
            <w:pPr>
              <w:rPr>
                <w:rFonts w:ascii="Times New Roman" w:eastAsia="Times New Roman" w:hAnsi="Times New Roman" w:cs="Times New Roman"/>
                <w:b w:val="0"/>
                <w:bCs w:val="0"/>
                <w:kern w:val="0"/>
                <w:sz w:val="24"/>
                <w:szCs w:val="24"/>
                <w14:ligatures w14:val="none"/>
              </w:rPr>
            </w:pPr>
            <w:r w:rsidRPr="009253C9">
              <w:rPr>
                <w:rFonts w:ascii="Times New Roman" w:eastAsia="Times New Roman" w:hAnsi="Times New Roman" w:cs="Times New Roman"/>
                <w:b w:val="0"/>
                <w:bCs w:val="0"/>
                <w:kern w:val="0"/>
                <w:sz w:val="24"/>
                <w:szCs w:val="24"/>
                <w14:ligatures w14:val="none"/>
              </w:rPr>
              <w:t xml:space="preserve">El </w:t>
            </w:r>
            <w:proofErr w:type="spellStart"/>
            <w:r w:rsidRPr="009253C9">
              <w:rPr>
                <w:rFonts w:ascii="Times New Roman" w:eastAsia="Times New Roman" w:hAnsi="Times New Roman" w:cs="Times New Roman"/>
                <w:b w:val="0"/>
                <w:bCs w:val="0"/>
                <w:kern w:val="0"/>
                <w:sz w:val="24"/>
                <w:szCs w:val="24"/>
                <w14:ligatures w14:val="none"/>
              </w:rPr>
              <w:t>Manantial</w:t>
            </w:r>
            <w:proofErr w:type="spellEnd"/>
          </w:p>
        </w:tc>
        <w:tc>
          <w:tcPr>
            <w:tcW w:w="876" w:type="dxa"/>
            <w:noWrap/>
            <w:hideMark/>
          </w:tcPr>
          <w:p w14:paraId="472710AC" w14:textId="77777777" w:rsidR="006A7164" w:rsidRPr="009253C9" w:rsidRDefault="006A7164" w:rsidP="006A716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9253C9">
              <w:rPr>
                <w:rFonts w:ascii="Times New Roman" w:eastAsia="Times New Roman" w:hAnsi="Times New Roman" w:cs="Times New Roman"/>
                <w:kern w:val="0"/>
                <w:sz w:val="24"/>
                <w:szCs w:val="24"/>
                <w14:ligatures w14:val="none"/>
              </w:rPr>
              <w:t>7.432</w:t>
            </w:r>
          </w:p>
        </w:tc>
        <w:tc>
          <w:tcPr>
            <w:tcW w:w="1060" w:type="dxa"/>
            <w:noWrap/>
            <w:hideMark/>
          </w:tcPr>
          <w:p w14:paraId="40B76B27" w14:textId="77777777" w:rsidR="006A7164" w:rsidRPr="009253C9" w:rsidRDefault="006A7164" w:rsidP="006A716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9253C9">
              <w:rPr>
                <w:rFonts w:ascii="Times New Roman" w:eastAsia="Times New Roman" w:hAnsi="Times New Roman" w:cs="Times New Roman"/>
                <w:kern w:val="0"/>
                <w:sz w:val="24"/>
                <w:szCs w:val="24"/>
                <w14:ligatures w14:val="none"/>
              </w:rPr>
              <w:t>-0.168</w:t>
            </w:r>
          </w:p>
        </w:tc>
        <w:tc>
          <w:tcPr>
            <w:tcW w:w="1060" w:type="dxa"/>
          </w:tcPr>
          <w:p w14:paraId="25E259DD" w14:textId="2A1F32B9" w:rsidR="006A7164" w:rsidRPr="009253C9" w:rsidRDefault="006A7164" w:rsidP="006A716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100</w:t>
            </w:r>
          </w:p>
        </w:tc>
      </w:tr>
      <w:tr w:rsidR="006A7164" w:rsidRPr="009253C9" w14:paraId="145D85A4" w14:textId="7B227FD9" w:rsidTr="006A7164">
        <w:trPr>
          <w:trHeight w:val="300"/>
        </w:trPr>
        <w:tc>
          <w:tcPr>
            <w:cnfStyle w:val="001000000000" w:firstRow="0" w:lastRow="0" w:firstColumn="1" w:lastColumn="0" w:oddVBand="0" w:evenVBand="0" w:oddHBand="0" w:evenHBand="0" w:firstRowFirstColumn="0" w:firstRowLastColumn="0" w:lastRowFirstColumn="0" w:lastRowLastColumn="0"/>
            <w:tcW w:w="2700" w:type="dxa"/>
            <w:noWrap/>
            <w:hideMark/>
          </w:tcPr>
          <w:p w14:paraId="7E5AA73A" w14:textId="77777777" w:rsidR="006A7164" w:rsidRPr="009253C9" w:rsidRDefault="006A7164" w:rsidP="009253C9">
            <w:pPr>
              <w:rPr>
                <w:rFonts w:ascii="Times New Roman" w:eastAsia="Times New Roman" w:hAnsi="Times New Roman" w:cs="Times New Roman"/>
                <w:b w:val="0"/>
                <w:bCs w:val="0"/>
                <w:kern w:val="0"/>
                <w:sz w:val="24"/>
                <w:szCs w:val="24"/>
                <w14:ligatures w14:val="none"/>
              </w:rPr>
            </w:pPr>
            <w:r w:rsidRPr="009253C9">
              <w:rPr>
                <w:rFonts w:ascii="Times New Roman" w:eastAsia="Times New Roman" w:hAnsi="Times New Roman" w:cs="Times New Roman"/>
                <w:b w:val="0"/>
                <w:bCs w:val="0"/>
                <w:kern w:val="0"/>
                <w:sz w:val="24"/>
                <w:szCs w:val="24"/>
                <w14:ligatures w14:val="none"/>
              </w:rPr>
              <w:t>Finca Virginia</w:t>
            </w:r>
          </w:p>
        </w:tc>
        <w:tc>
          <w:tcPr>
            <w:tcW w:w="876" w:type="dxa"/>
            <w:noWrap/>
            <w:hideMark/>
          </w:tcPr>
          <w:p w14:paraId="5A7C192C" w14:textId="77777777" w:rsidR="006A7164" w:rsidRPr="009253C9" w:rsidRDefault="006A7164" w:rsidP="006A716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9253C9">
              <w:rPr>
                <w:rFonts w:ascii="Times New Roman" w:eastAsia="Times New Roman" w:hAnsi="Times New Roman" w:cs="Times New Roman"/>
                <w:kern w:val="0"/>
                <w:sz w:val="24"/>
                <w:szCs w:val="24"/>
                <w14:ligatures w14:val="none"/>
              </w:rPr>
              <w:t>8.868</w:t>
            </w:r>
          </w:p>
        </w:tc>
        <w:tc>
          <w:tcPr>
            <w:tcW w:w="1060" w:type="dxa"/>
            <w:noWrap/>
            <w:hideMark/>
          </w:tcPr>
          <w:p w14:paraId="65DE8ADE" w14:textId="77777777" w:rsidR="006A7164" w:rsidRPr="009253C9" w:rsidRDefault="006A7164" w:rsidP="006A716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9253C9">
              <w:rPr>
                <w:rFonts w:ascii="Times New Roman" w:eastAsia="Times New Roman" w:hAnsi="Times New Roman" w:cs="Times New Roman"/>
                <w:kern w:val="0"/>
                <w:sz w:val="24"/>
                <w:szCs w:val="24"/>
                <w14:ligatures w14:val="none"/>
              </w:rPr>
              <w:t>-0.370</w:t>
            </w:r>
          </w:p>
        </w:tc>
        <w:tc>
          <w:tcPr>
            <w:tcW w:w="1060" w:type="dxa"/>
          </w:tcPr>
          <w:p w14:paraId="758FA782" w14:textId="7ED8BEDE" w:rsidR="006A7164" w:rsidRPr="009253C9" w:rsidRDefault="006A7164" w:rsidP="006A716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100</w:t>
            </w:r>
          </w:p>
        </w:tc>
      </w:tr>
      <w:tr w:rsidR="006A7164" w:rsidRPr="009253C9" w14:paraId="13F5EB0A" w14:textId="040C4598" w:rsidTr="006A716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0" w:type="dxa"/>
            <w:noWrap/>
            <w:hideMark/>
          </w:tcPr>
          <w:p w14:paraId="3BAB6FFB" w14:textId="77777777" w:rsidR="006A7164" w:rsidRPr="009253C9" w:rsidRDefault="006A7164" w:rsidP="009253C9">
            <w:pPr>
              <w:rPr>
                <w:rFonts w:ascii="Times New Roman" w:eastAsia="Times New Roman" w:hAnsi="Times New Roman" w:cs="Times New Roman"/>
                <w:b w:val="0"/>
                <w:bCs w:val="0"/>
                <w:kern w:val="0"/>
                <w:sz w:val="24"/>
                <w:szCs w:val="24"/>
                <w14:ligatures w14:val="none"/>
              </w:rPr>
            </w:pPr>
            <w:r w:rsidRPr="009253C9">
              <w:rPr>
                <w:rFonts w:ascii="Times New Roman" w:eastAsia="Times New Roman" w:hAnsi="Times New Roman" w:cs="Times New Roman"/>
                <w:b w:val="0"/>
                <w:bCs w:val="0"/>
                <w:kern w:val="0"/>
                <w:sz w:val="24"/>
                <w:szCs w:val="24"/>
                <w14:ligatures w14:val="none"/>
              </w:rPr>
              <w:t>La Esperanza B</w:t>
            </w:r>
          </w:p>
        </w:tc>
        <w:tc>
          <w:tcPr>
            <w:tcW w:w="876" w:type="dxa"/>
            <w:noWrap/>
            <w:hideMark/>
          </w:tcPr>
          <w:p w14:paraId="2920B0E2" w14:textId="77777777" w:rsidR="006A7164" w:rsidRPr="009253C9" w:rsidRDefault="006A7164" w:rsidP="006A716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9253C9">
              <w:rPr>
                <w:rFonts w:ascii="Times New Roman" w:eastAsia="Times New Roman" w:hAnsi="Times New Roman" w:cs="Times New Roman"/>
                <w:kern w:val="0"/>
                <w:sz w:val="24"/>
                <w:szCs w:val="24"/>
                <w14:ligatures w14:val="none"/>
              </w:rPr>
              <w:t>6.257</w:t>
            </w:r>
          </w:p>
        </w:tc>
        <w:tc>
          <w:tcPr>
            <w:tcW w:w="1060" w:type="dxa"/>
            <w:noWrap/>
            <w:hideMark/>
          </w:tcPr>
          <w:p w14:paraId="662EAA09" w14:textId="77777777" w:rsidR="006A7164" w:rsidRPr="009253C9" w:rsidRDefault="006A7164" w:rsidP="006A716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9253C9">
              <w:rPr>
                <w:rFonts w:ascii="Times New Roman" w:eastAsia="Times New Roman" w:hAnsi="Times New Roman" w:cs="Times New Roman"/>
                <w:kern w:val="0"/>
                <w:sz w:val="24"/>
                <w:szCs w:val="24"/>
                <w14:ligatures w14:val="none"/>
              </w:rPr>
              <w:t>-0.423</w:t>
            </w:r>
          </w:p>
        </w:tc>
        <w:tc>
          <w:tcPr>
            <w:tcW w:w="1060" w:type="dxa"/>
          </w:tcPr>
          <w:p w14:paraId="65D681A7" w14:textId="6F5AEF70" w:rsidR="006A7164" w:rsidRPr="009253C9" w:rsidRDefault="006A7164" w:rsidP="006A716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100</w:t>
            </w:r>
          </w:p>
        </w:tc>
      </w:tr>
      <w:tr w:rsidR="006A7164" w:rsidRPr="009253C9" w14:paraId="5A31FC0F" w14:textId="4A9A088A" w:rsidTr="006A7164">
        <w:trPr>
          <w:trHeight w:val="300"/>
        </w:trPr>
        <w:tc>
          <w:tcPr>
            <w:cnfStyle w:val="001000000000" w:firstRow="0" w:lastRow="0" w:firstColumn="1" w:lastColumn="0" w:oddVBand="0" w:evenVBand="0" w:oddHBand="0" w:evenHBand="0" w:firstRowFirstColumn="0" w:firstRowLastColumn="0" w:lastRowFirstColumn="0" w:lastRowLastColumn="0"/>
            <w:tcW w:w="2700" w:type="dxa"/>
            <w:noWrap/>
            <w:hideMark/>
          </w:tcPr>
          <w:p w14:paraId="5C4690FC" w14:textId="77777777" w:rsidR="006A7164" w:rsidRPr="009253C9" w:rsidRDefault="006A7164" w:rsidP="009253C9">
            <w:pPr>
              <w:rPr>
                <w:rFonts w:ascii="Times New Roman" w:eastAsia="Times New Roman" w:hAnsi="Times New Roman" w:cs="Times New Roman"/>
                <w:b w:val="0"/>
                <w:bCs w:val="0"/>
                <w:kern w:val="0"/>
                <w:sz w:val="24"/>
                <w:szCs w:val="24"/>
                <w14:ligatures w14:val="none"/>
              </w:rPr>
            </w:pPr>
            <w:r w:rsidRPr="009253C9">
              <w:rPr>
                <w:rFonts w:ascii="Times New Roman" w:eastAsia="Times New Roman" w:hAnsi="Times New Roman" w:cs="Times New Roman"/>
                <w:b w:val="0"/>
                <w:bCs w:val="0"/>
                <w:kern w:val="0"/>
                <w:sz w:val="24"/>
                <w:szCs w:val="24"/>
                <w14:ligatures w14:val="none"/>
              </w:rPr>
              <w:t>Arroyo 1</w:t>
            </w:r>
          </w:p>
        </w:tc>
        <w:tc>
          <w:tcPr>
            <w:tcW w:w="876" w:type="dxa"/>
            <w:noWrap/>
            <w:hideMark/>
          </w:tcPr>
          <w:p w14:paraId="68CE3D18" w14:textId="77777777" w:rsidR="006A7164" w:rsidRPr="009253C9" w:rsidRDefault="006A7164" w:rsidP="006A716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9253C9">
              <w:rPr>
                <w:rFonts w:ascii="Times New Roman" w:eastAsia="Times New Roman" w:hAnsi="Times New Roman" w:cs="Times New Roman"/>
                <w:kern w:val="0"/>
                <w:sz w:val="24"/>
                <w:szCs w:val="24"/>
                <w14:ligatures w14:val="none"/>
              </w:rPr>
              <w:t>10.760</w:t>
            </w:r>
          </w:p>
        </w:tc>
        <w:tc>
          <w:tcPr>
            <w:tcW w:w="1060" w:type="dxa"/>
            <w:noWrap/>
            <w:hideMark/>
          </w:tcPr>
          <w:p w14:paraId="4B0ABD33" w14:textId="77777777" w:rsidR="006A7164" w:rsidRPr="009253C9" w:rsidRDefault="006A7164" w:rsidP="006A716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9253C9">
              <w:rPr>
                <w:rFonts w:ascii="Times New Roman" w:eastAsia="Times New Roman" w:hAnsi="Times New Roman" w:cs="Times New Roman"/>
                <w:kern w:val="0"/>
                <w:sz w:val="24"/>
                <w:szCs w:val="24"/>
                <w14:ligatures w14:val="none"/>
              </w:rPr>
              <w:t>-0.341</w:t>
            </w:r>
          </w:p>
        </w:tc>
        <w:tc>
          <w:tcPr>
            <w:tcW w:w="1060" w:type="dxa"/>
          </w:tcPr>
          <w:p w14:paraId="124670A6" w14:textId="69950D38" w:rsidR="006A7164" w:rsidRPr="009253C9" w:rsidRDefault="006A7164" w:rsidP="006A716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100</w:t>
            </w:r>
          </w:p>
        </w:tc>
      </w:tr>
      <w:tr w:rsidR="006A7164" w:rsidRPr="009253C9" w14:paraId="612D4786" w14:textId="4CF1C54A" w:rsidTr="006A716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0" w:type="dxa"/>
            <w:noWrap/>
            <w:hideMark/>
          </w:tcPr>
          <w:p w14:paraId="4A9FA896" w14:textId="77777777" w:rsidR="006A7164" w:rsidRPr="009253C9" w:rsidRDefault="006A7164" w:rsidP="009253C9">
            <w:pPr>
              <w:rPr>
                <w:rFonts w:ascii="Times New Roman" w:eastAsia="Times New Roman" w:hAnsi="Times New Roman" w:cs="Times New Roman"/>
                <w:b w:val="0"/>
                <w:bCs w:val="0"/>
                <w:kern w:val="0"/>
                <w:sz w:val="24"/>
                <w:szCs w:val="24"/>
                <w14:ligatures w14:val="none"/>
              </w:rPr>
            </w:pPr>
            <w:r w:rsidRPr="009253C9">
              <w:rPr>
                <w:rFonts w:ascii="Times New Roman" w:eastAsia="Times New Roman" w:hAnsi="Times New Roman" w:cs="Times New Roman"/>
                <w:b w:val="0"/>
                <w:bCs w:val="0"/>
                <w:kern w:val="0"/>
                <w:sz w:val="24"/>
                <w:szCs w:val="24"/>
                <w14:ligatures w14:val="none"/>
              </w:rPr>
              <w:t>Palmas del Mar</w:t>
            </w:r>
          </w:p>
        </w:tc>
        <w:tc>
          <w:tcPr>
            <w:tcW w:w="876" w:type="dxa"/>
            <w:noWrap/>
            <w:hideMark/>
          </w:tcPr>
          <w:p w14:paraId="2A100A5A" w14:textId="77777777" w:rsidR="006A7164" w:rsidRPr="009253C9" w:rsidRDefault="006A7164" w:rsidP="006A716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9253C9">
              <w:rPr>
                <w:rFonts w:ascii="Times New Roman" w:eastAsia="Times New Roman" w:hAnsi="Times New Roman" w:cs="Times New Roman"/>
                <w:kern w:val="0"/>
                <w:sz w:val="24"/>
                <w:szCs w:val="24"/>
                <w14:ligatures w14:val="none"/>
              </w:rPr>
              <w:t>9.952</w:t>
            </w:r>
          </w:p>
        </w:tc>
        <w:tc>
          <w:tcPr>
            <w:tcW w:w="1060" w:type="dxa"/>
            <w:noWrap/>
            <w:hideMark/>
          </w:tcPr>
          <w:p w14:paraId="4469E966" w14:textId="77777777" w:rsidR="006A7164" w:rsidRPr="009253C9" w:rsidRDefault="006A7164" w:rsidP="006A716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9253C9">
              <w:rPr>
                <w:rFonts w:ascii="Times New Roman" w:eastAsia="Times New Roman" w:hAnsi="Times New Roman" w:cs="Times New Roman"/>
                <w:kern w:val="0"/>
                <w:sz w:val="24"/>
                <w:szCs w:val="24"/>
                <w14:ligatures w14:val="none"/>
              </w:rPr>
              <w:t>-0.851</w:t>
            </w:r>
          </w:p>
        </w:tc>
        <w:tc>
          <w:tcPr>
            <w:tcW w:w="1060" w:type="dxa"/>
          </w:tcPr>
          <w:p w14:paraId="722A7A60" w14:textId="49754F18" w:rsidR="006A7164" w:rsidRPr="009253C9" w:rsidRDefault="006A7164" w:rsidP="006A716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100</w:t>
            </w:r>
          </w:p>
        </w:tc>
      </w:tr>
      <w:tr w:rsidR="006A7164" w:rsidRPr="009253C9" w14:paraId="14D80ACA" w14:textId="1A9E9858" w:rsidTr="006A7164">
        <w:trPr>
          <w:trHeight w:val="300"/>
        </w:trPr>
        <w:tc>
          <w:tcPr>
            <w:cnfStyle w:val="001000000000" w:firstRow="0" w:lastRow="0" w:firstColumn="1" w:lastColumn="0" w:oddVBand="0" w:evenVBand="0" w:oddHBand="0" w:evenHBand="0" w:firstRowFirstColumn="0" w:firstRowLastColumn="0" w:lastRowFirstColumn="0" w:lastRowLastColumn="0"/>
            <w:tcW w:w="2700" w:type="dxa"/>
            <w:noWrap/>
            <w:hideMark/>
          </w:tcPr>
          <w:p w14:paraId="211DD552" w14:textId="77777777" w:rsidR="006A7164" w:rsidRPr="009253C9" w:rsidRDefault="006A7164" w:rsidP="009253C9">
            <w:pPr>
              <w:rPr>
                <w:rFonts w:ascii="Times New Roman" w:eastAsia="Times New Roman" w:hAnsi="Times New Roman" w:cs="Times New Roman"/>
                <w:b w:val="0"/>
                <w:bCs w:val="0"/>
                <w:kern w:val="0"/>
                <w:sz w:val="24"/>
                <w:szCs w:val="24"/>
                <w14:ligatures w14:val="none"/>
              </w:rPr>
            </w:pPr>
            <w:proofErr w:type="spellStart"/>
            <w:r w:rsidRPr="009253C9">
              <w:rPr>
                <w:rFonts w:ascii="Times New Roman" w:eastAsia="Times New Roman" w:hAnsi="Times New Roman" w:cs="Times New Roman"/>
                <w:b w:val="0"/>
                <w:bCs w:val="0"/>
                <w:kern w:val="0"/>
                <w:sz w:val="24"/>
                <w:szCs w:val="24"/>
                <w14:ligatures w14:val="none"/>
              </w:rPr>
              <w:t>Canovanas</w:t>
            </w:r>
            <w:proofErr w:type="spellEnd"/>
          </w:p>
        </w:tc>
        <w:tc>
          <w:tcPr>
            <w:tcW w:w="876" w:type="dxa"/>
            <w:noWrap/>
            <w:hideMark/>
          </w:tcPr>
          <w:p w14:paraId="2575652E" w14:textId="77777777" w:rsidR="006A7164" w:rsidRPr="009253C9" w:rsidRDefault="006A7164" w:rsidP="006A716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9253C9">
              <w:rPr>
                <w:rFonts w:ascii="Times New Roman" w:eastAsia="Times New Roman" w:hAnsi="Times New Roman" w:cs="Times New Roman"/>
                <w:kern w:val="0"/>
                <w:sz w:val="24"/>
                <w:szCs w:val="24"/>
                <w14:ligatures w14:val="none"/>
              </w:rPr>
              <w:t>9.893</w:t>
            </w:r>
          </w:p>
        </w:tc>
        <w:tc>
          <w:tcPr>
            <w:tcW w:w="1060" w:type="dxa"/>
            <w:noWrap/>
            <w:hideMark/>
          </w:tcPr>
          <w:p w14:paraId="23B7576D" w14:textId="77777777" w:rsidR="006A7164" w:rsidRPr="009253C9" w:rsidRDefault="006A7164" w:rsidP="006A716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9253C9">
              <w:rPr>
                <w:rFonts w:ascii="Times New Roman" w:eastAsia="Times New Roman" w:hAnsi="Times New Roman" w:cs="Times New Roman"/>
                <w:kern w:val="0"/>
                <w:sz w:val="24"/>
                <w:szCs w:val="24"/>
                <w14:ligatures w14:val="none"/>
              </w:rPr>
              <w:t>-0.333</w:t>
            </w:r>
          </w:p>
        </w:tc>
        <w:tc>
          <w:tcPr>
            <w:tcW w:w="1060" w:type="dxa"/>
          </w:tcPr>
          <w:p w14:paraId="51473392" w14:textId="0BC095DA" w:rsidR="006A7164" w:rsidRPr="009253C9" w:rsidRDefault="006A7164" w:rsidP="006A716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100</w:t>
            </w:r>
          </w:p>
        </w:tc>
      </w:tr>
    </w:tbl>
    <w:p w14:paraId="1B569416" w14:textId="77777777" w:rsidR="00275B34" w:rsidRDefault="00275B34" w:rsidP="00C6535F">
      <w:pPr>
        <w:rPr>
          <w:rFonts w:ascii="Times New Roman" w:hAnsi="Times New Roman" w:cs="Times New Roman"/>
          <w:sz w:val="24"/>
          <w:szCs w:val="24"/>
        </w:rPr>
      </w:pPr>
    </w:p>
    <w:p w14:paraId="7A9DA05D" w14:textId="0922B5C8" w:rsidR="006A7164" w:rsidRDefault="002B5268" w:rsidP="002B5268">
      <w:pPr>
        <w:jc w:val="both"/>
        <w:rPr>
          <w:rFonts w:ascii="Times New Roman" w:hAnsi="Times New Roman" w:cs="Times New Roman"/>
          <w:sz w:val="24"/>
          <w:szCs w:val="24"/>
        </w:rPr>
      </w:pPr>
      <w:r w:rsidRPr="002B5268">
        <w:rPr>
          <w:rFonts w:ascii="Times New Roman" w:hAnsi="Times New Roman" w:cs="Times New Roman"/>
          <w:sz w:val="24"/>
          <w:szCs w:val="24"/>
        </w:rPr>
        <w:lastRenderedPageBreak/>
        <w:t xml:space="preserve">The values of each indicator for each wetland centroid were used as a validation method for the categories, ensuring that the </w:t>
      </w:r>
      <w:r w:rsidR="004870E5">
        <w:rPr>
          <w:rFonts w:ascii="Times New Roman" w:hAnsi="Times New Roman" w:cs="Times New Roman"/>
          <w:sz w:val="24"/>
          <w:szCs w:val="24"/>
        </w:rPr>
        <w:t xml:space="preserve">centroid’s </w:t>
      </w:r>
      <w:r w:rsidRPr="002B5268">
        <w:rPr>
          <w:rFonts w:ascii="Times New Roman" w:hAnsi="Times New Roman" w:cs="Times New Roman"/>
          <w:sz w:val="24"/>
          <w:szCs w:val="24"/>
        </w:rPr>
        <w:t xml:space="preserve">value </w:t>
      </w:r>
      <w:r w:rsidR="001B5B6D" w:rsidRPr="002B5268">
        <w:rPr>
          <w:rFonts w:ascii="Times New Roman" w:hAnsi="Times New Roman" w:cs="Times New Roman"/>
          <w:sz w:val="24"/>
          <w:szCs w:val="24"/>
        </w:rPr>
        <w:t>was</w:t>
      </w:r>
      <w:r w:rsidRPr="002B5268">
        <w:rPr>
          <w:rFonts w:ascii="Times New Roman" w:hAnsi="Times New Roman" w:cs="Times New Roman"/>
          <w:sz w:val="24"/>
          <w:szCs w:val="24"/>
        </w:rPr>
        <w:t xml:space="preserve"> contained in the high or medium categories</w:t>
      </w:r>
      <w:r>
        <w:rPr>
          <w:rFonts w:ascii="Times New Roman" w:hAnsi="Times New Roman" w:cs="Times New Roman"/>
          <w:sz w:val="24"/>
          <w:szCs w:val="24"/>
        </w:rPr>
        <w:t xml:space="preserve">. </w:t>
      </w:r>
      <w:r w:rsidR="00C459B1">
        <w:rPr>
          <w:rFonts w:ascii="Times New Roman" w:hAnsi="Times New Roman" w:cs="Times New Roman"/>
          <w:sz w:val="24"/>
          <w:szCs w:val="24"/>
        </w:rPr>
        <w:t>Table</w:t>
      </w:r>
      <w:r w:rsidR="00A859C7">
        <w:rPr>
          <w:rFonts w:ascii="Times New Roman" w:hAnsi="Times New Roman" w:cs="Times New Roman"/>
          <w:sz w:val="24"/>
          <w:szCs w:val="24"/>
        </w:rPr>
        <w:t xml:space="preserve"> 4 presents the </w:t>
      </w:r>
      <w:r w:rsidR="00F03DAE">
        <w:rPr>
          <w:rFonts w:ascii="Times New Roman" w:hAnsi="Times New Roman" w:cs="Times New Roman"/>
          <w:sz w:val="24"/>
          <w:szCs w:val="24"/>
        </w:rPr>
        <w:t xml:space="preserve">highest number of each category and the </w:t>
      </w:r>
      <w:r w:rsidR="00C459B1">
        <w:rPr>
          <w:rFonts w:ascii="Times New Roman" w:hAnsi="Times New Roman" w:cs="Times New Roman"/>
          <w:sz w:val="24"/>
          <w:szCs w:val="24"/>
        </w:rPr>
        <w:t>reclassified</w:t>
      </w:r>
      <w:r w:rsidR="00F03DAE">
        <w:rPr>
          <w:rFonts w:ascii="Times New Roman" w:hAnsi="Times New Roman" w:cs="Times New Roman"/>
          <w:sz w:val="24"/>
          <w:szCs w:val="24"/>
        </w:rPr>
        <w:t xml:space="preserve"> value assigned to that category. </w:t>
      </w:r>
    </w:p>
    <w:p w14:paraId="11D04225" w14:textId="0F099060" w:rsidR="001B5B6D" w:rsidRPr="001B5B6D" w:rsidRDefault="001B5B6D" w:rsidP="001B5B6D">
      <w:pPr>
        <w:pStyle w:val="Caption"/>
        <w:keepNext/>
        <w:rPr>
          <w:rFonts w:ascii="Times New Roman" w:hAnsi="Times New Roman" w:cs="Times New Roman"/>
          <w:i w:val="0"/>
          <w:iCs w:val="0"/>
          <w:color w:val="auto"/>
          <w:sz w:val="24"/>
          <w:szCs w:val="24"/>
        </w:rPr>
      </w:pPr>
      <w:r w:rsidRPr="001B5B6D">
        <w:rPr>
          <w:rFonts w:ascii="Times New Roman" w:hAnsi="Times New Roman" w:cs="Times New Roman"/>
          <w:i w:val="0"/>
          <w:iCs w:val="0"/>
          <w:color w:val="auto"/>
          <w:sz w:val="24"/>
          <w:szCs w:val="24"/>
        </w:rPr>
        <w:t xml:space="preserve">Table </w:t>
      </w:r>
      <w:r w:rsidRPr="001B5B6D">
        <w:rPr>
          <w:rFonts w:ascii="Times New Roman" w:hAnsi="Times New Roman" w:cs="Times New Roman"/>
          <w:i w:val="0"/>
          <w:iCs w:val="0"/>
          <w:color w:val="auto"/>
          <w:sz w:val="24"/>
          <w:szCs w:val="24"/>
        </w:rPr>
        <w:fldChar w:fldCharType="begin"/>
      </w:r>
      <w:r w:rsidRPr="001B5B6D">
        <w:rPr>
          <w:rFonts w:ascii="Times New Roman" w:hAnsi="Times New Roman" w:cs="Times New Roman"/>
          <w:i w:val="0"/>
          <w:iCs w:val="0"/>
          <w:color w:val="auto"/>
          <w:sz w:val="24"/>
          <w:szCs w:val="24"/>
        </w:rPr>
        <w:instrText xml:space="preserve"> SEQ Table \* ARABIC </w:instrText>
      </w:r>
      <w:r w:rsidRPr="001B5B6D">
        <w:rPr>
          <w:rFonts w:ascii="Times New Roman" w:hAnsi="Times New Roman" w:cs="Times New Roman"/>
          <w:i w:val="0"/>
          <w:iCs w:val="0"/>
          <w:color w:val="auto"/>
          <w:sz w:val="24"/>
          <w:szCs w:val="24"/>
        </w:rPr>
        <w:fldChar w:fldCharType="separate"/>
      </w:r>
      <w:r w:rsidRPr="001B5B6D">
        <w:rPr>
          <w:rFonts w:ascii="Times New Roman" w:hAnsi="Times New Roman" w:cs="Times New Roman"/>
          <w:i w:val="0"/>
          <w:iCs w:val="0"/>
          <w:noProof/>
          <w:color w:val="auto"/>
          <w:sz w:val="24"/>
          <w:szCs w:val="24"/>
        </w:rPr>
        <w:t>4</w:t>
      </w:r>
      <w:r w:rsidRPr="001B5B6D">
        <w:rPr>
          <w:rFonts w:ascii="Times New Roman" w:hAnsi="Times New Roman" w:cs="Times New Roman"/>
          <w:i w:val="0"/>
          <w:iCs w:val="0"/>
          <w:color w:val="auto"/>
          <w:sz w:val="24"/>
          <w:szCs w:val="24"/>
        </w:rPr>
        <w:fldChar w:fldCharType="end"/>
      </w:r>
      <w:r w:rsidRPr="001B5B6D">
        <w:rPr>
          <w:rFonts w:ascii="Times New Roman" w:hAnsi="Times New Roman" w:cs="Times New Roman"/>
          <w:i w:val="0"/>
          <w:iCs w:val="0"/>
          <w:color w:val="auto"/>
          <w:sz w:val="24"/>
          <w:szCs w:val="24"/>
        </w:rPr>
        <w:t>. Top value of categories and the reclassified value.</w:t>
      </w:r>
    </w:p>
    <w:tbl>
      <w:tblPr>
        <w:tblStyle w:val="PlainTable2"/>
        <w:tblW w:w="5760" w:type="dxa"/>
        <w:tblLook w:val="04A0" w:firstRow="1" w:lastRow="0" w:firstColumn="1" w:lastColumn="0" w:noHBand="0" w:noVBand="1"/>
      </w:tblPr>
      <w:tblGrid>
        <w:gridCol w:w="1229"/>
        <w:gridCol w:w="808"/>
        <w:gridCol w:w="663"/>
        <w:gridCol w:w="636"/>
        <w:gridCol w:w="534"/>
        <w:gridCol w:w="900"/>
        <w:gridCol w:w="990"/>
      </w:tblGrid>
      <w:tr w:rsidR="00980A76" w:rsidRPr="007C1405" w14:paraId="5DBF3B03" w14:textId="77777777" w:rsidTr="000F202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9" w:type="dxa"/>
            <w:noWrap/>
            <w:hideMark/>
          </w:tcPr>
          <w:p w14:paraId="4454F4BF" w14:textId="030F4ACA" w:rsidR="00980A76" w:rsidRPr="007C1405" w:rsidRDefault="00014BF1" w:rsidP="007C1405">
            <w:pPr>
              <w:rPr>
                <w:rFonts w:ascii="Times New Roman" w:eastAsia="Times New Roman" w:hAnsi="Times New Roman" w:cs="Times New Roman"/>
                <w:color w:val="000000"/>
                <w:kern w:val="0"/>
                <w:sz w:val="24"/>
                <w:szCs w:val="24"/>
                <w14:ligatures w14:val="none"/>
              </w:rPr>
            </w:pPr>
            <w:r w:rsidRPr="00014BF1">
              <w:rPr>
                <w:rFonts w:ascii="Times New Roman" w:eastAsia="Times New Roman" w:hAnsi="Times New Roman" w:cs="Times New Roman"/>
                <w:color w:val="000000"/>
                <w:kern w:val="0"/>
                <w:sz w:val="24"/>
                <w:szCs w:val="24"/>
                <w14:ligatures w14:val="none"/>
              </w:rPr>
              <w:t>Indicator</w:t>
            </w:r>
          </w:p>
        </w:tc>
        <w:tc>
          <w:tcPr>
            <w:tcW w:w="1471" w:type="dxa"/>
            <w:gridSpan w:val="2"/>
            <w:noWrap/>
            <w:hideMark/>
          </w:tcPr>
          <w:p w14:paraId="0A3E0AF2" w14:textId="77777777" w:rsidR="00980A76" w:rsidRPr="007C1405" w:rsidRDefault="00980A76" w:rsidP="007C140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7C1405">
              <w:rPr>
                <w:rFonts w:ascii="Times New Roman" w:eastAsia="Times New Roman" w:hAnsi="Times New Roman" w:cs="Times New Roman"/>
                <w:color w:val="000000"/>
                <w:kern w:val="0"/>
                <w:sz w:val="24"/>
                <w:szCs w:val="24"/>
                <w14:ligatures w14:val="none"/>
              </w:rPr>
              <w:t>TWI</w:t>
            </w:r>
          </w:p>
        </w:tc>
        <w:tc>
          <w:tcPr>
            <w:tcW w:w="1170" w:type="dxa"/>
            <w:gridSpan w:val="2"/>
            <w:noWrap/>
            <w:hideMark/>
          </w:tcPr>
          <w:p w14:paraId="0936AB4D" w14:textId="77777777" w:rsidR="00980A76" w:rsidRPr="007C1405" w:rsidRDefault="00980A76" w:rsidP="007C140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7C1405">
              <w:rPr>
                <w:rFonts w:ascii="Times New Roman" w:eastAsia="Times New Roman" w:hAnsi="Times New Roman" w:cs="Times New Roman"/>
                <w:color w:val="000000"/>
                <w:kern w:val="0"/>
                <w:sz w:val="24"/>
                <w:szCs w:val="24"/>
                <w14:ligatures w14:val="none"/>
              </w:rPr>
              <w:t>NDWI</w:t>
            </w:r>
          </w:p>
        </w:tc>
        <w:tc>
          <w:tcPr>
            <w:tcW w:w="1890" w:type="dxa"/>
            <w:gridSpan w:val="2"/>
            <w:noWrap/>
            <w:hideMark/>
          </w:tcPr>
          <w:p w14:paraId="11566418" w14:textId="77777777" w:rsidR="00980A76" w:rsidRPr="007C1405" w:rsidRDefault="00980A76" w:rsidP="007C140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7C1405">
              <w:rPr>
                <w:rFonts w:ascii="Times New Roman" w:eastAsia="Times New Roman" w:hAnsi="Times New Roman" w:cs="Times New Roman"/>
                <w:color w:val="000000"/>
                <w:kern w:val="0"/>
                <w:sz w:val="24"/>
                <w:szCs w:val="24"/>
                <w14:ligatures w14:val="none"/>
              </w:rPr>
              <w:t>HS</w:t>
            </w:r>
          </w:p>
        </w:tc>
      </w:tr>
      <w:tr w:rsidR="00980A76" w:rsidRPr="007C1405" w14:paraId="3A088084" w14:textId="77777777" w:rsidTr="000F20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9" w:type="dxa"/>
            <w:noWrap/>
          </w:tcPr>
          <w:p w14:paraId="003A0CEF" w14:textId="3D7B39A3" w:rsidR="00980A76" w:rsidRPr="00014BF1" w:rsidRDefault="00014BF1" w:rsidP="007C1405">
            <w:pPr>
              <w:rPr>
                <w:rFonts w:ascii="Times New Roman" w:eastAsia="Times New Roman" w:hAnsi="Times New Roman" w:cs="Times New Roman"/>
                <w:color w:val="000000"/>
                <w:kern w:val="0"/>
                <w:sz w:val="24"/>
                <w:szCs w:val="24"/>
                <w14:ligatures w14:val="none"/>
              </w:rPr>
            </w:pPr>
            <w:r w:rsidRPr="00014BF1">
              <w:rPr>
                <w:rFonts w:ascii="Times New Roman" w:eastAsia="Times New Roman" w:hAnsi="Times New Roman" w:cs="Times New Roman"/>
                <w:color w:val="000000"/>
                <w:kern w:val="0"/>
                <w:sz w:val="24"/>
                <w:szCs w:val="24"/>
                <w14:ligatures w14:val="none"/>
              </w:rPr>
              <w:t>Category</w:t>
            </w:r>
          </w:p>
        </w:tc>
        <w:tc>
          <w:tcPr>
            <w:tcW w:w="4531" w:type="dxa"/>
            <w:gridSpan w:val="6"/>
            <w:noWrap/>
          </w:tcPr>
          <w:p w14:paraId="799A930E" w14:textId="7FC5978A" w:rsidR="00980A76" w:rsidRPr="007C1405" w:rsidRDefault="009D197D" w:rsidP="007C140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Top value of each range/ </w:t>
            </w:r>
            <w:r w:rsidR="0001254B">
              <w:rPr>
                <w:rFonts w:ascii="Times New Roman" w:eastAsia="Times New Roman" w:hAnsi="Times New Roman" w:cs="Times New Roman"/>
                <w:color w:val="000000"/>
                <w:kern w:val="0"/>
                <w:sz w:val="24"/>
                <w:szCs w:val="24"/>
                <w14:ligatures w14:val="none"/>
              </w:rPr>
              <w:t>reclassified value</w:t>
            </w:r>
          </w:p>
        </w:tc>
      </w:tr>
      <w:tr w:rsidR="00980A76" w:rsidRPr="007C1405" w14:paraId="7FB80C99" w14:textId="77777777" w:rsidTr="000F2029">
        <w:trPr>
          <w:trHeight w:val="300"/>
        </w:trPr>
        <w:tc>
          <w:tcPr>
            <w:cnfStyle w:val="001000000000" w:firstRow="0" w:lastRow="0" w:firstColumn="1" w:lastColumn="0" w:oddVBand="0" w:evenVBand="0" w:oddHBand="0" w:evenHBand="0" w:firstRowFirstColumn="0" w:firstRowLastColumn="0" w:lastRowFirstColumn="0" w:lastRowLastColumn="0"/>
            <w:tcW w:w="1229" w:type="dxa"/>
            <w:noWrap/>
            <w:hideMark/>
          </w:tcPr>
          <w:p w14:paraId="3E630F3B" w14:textId="31DD0AEF" w:rsidR="00980A76" w:rsidRPr="007C1405" w:rsidRDefault="00014BF1" w:rsidP="007C1405">
            <w:pPr>
              <w:rPr>
                <w:rFonts w:ascii="Times New Roman" w:eastAsia="Times New Roman" w:hAnsi="Times New Roman" w:cs="Times New Roman"/>
                <w:b w:val="0"/>
                <w:bCs w:val="0"/>
                <w:color w:val="000000"/>
                <w:kern w:val="0"/>
                <w:sz w:val="24"/>
                <w:szCs w:val="24"/>
                <w14:ligatures w14:val="none"/>
              </w:rPr>
            </w:pPr>
            <w:r w:rsidRPr="00014BF1">
              <w:rPr>
                <w:rFonts w:ascii="Times New Roman" w:eastAsia="Times New Roman" w:hAnsi="Times New Roman" w:cs="Times New Roman"/>
                <w:b w:val="0"/>
                <w:bCs w:val="0"/>
                <w:color w:val="000000"/>
                <w:kern w:val="0"/>
                <w:sz w:val="24"/>
                <w:szCs w:val="24"/>
                <w14:ligatures w14:val="none"/>
              </w:rPr>
              <w:t>Low</w:t>
            </w:r>
          </w:p>
        </w:tc>
        <w:tc>
          <w:tcPr>
            <w:tcW w:w="808" w:type="dxa"/>
            <w:noWrap/>
            <w:hideMark/>
          </w:tcPr>
          <w:p w14:paraId="794C25FE" w14:textId="7E81F8AD" w:rsidR="00980A76" w:rsidRPr="007C1405" w:rsidRDefault="00014BF1" w:rsidP="007C140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5.32</w:t>
            </w:r>
          </w:p>
        </w:tc>
        <w:tc>
          <w:tcPr>
            <w:tcW w:w="663" w:type="dxa"/>
            <w:noWrap/>
            <w:hideMark/>
          </w:tcPr>
          <w:p w14:paraId="795A8020" w14:textId="77777777" w:rsidR="00980A76" w:rsidRPr="007C1405" w:rsidRDefault="00980A76" w:rsidP="007C140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7C1405">
              <w:rPr>
                <w:rFonts w:ascii="Times New Roman" w:eastAsia="Times New Roman" w:hAnsi="Times New Roman" w:cs="Times New Roman"/>
                <w:color w:val="000000"/>
                <w:kern w:val="0"/>
                <w:sz w:val="24"/>
                <w:szCs w:val="24"/>
                <w14:ligatures w14:val="none"/>
              </w:rPr>
              <w:t>1</w:t>
            </w:r>
          </w:p>
        </w:tc>
        <w:tc>
          <w:tcPr>
            <w:tcW w:w="636" w:type="dxa"/>
            <w:noWrap/>
            <w:hideMark/>
          </w:tcPr>
          <w:p w14:paraId="1FF23966" w14:textId="77777777" w:rsidR="00980A76" w:rsidRPr="007C1405" w:rsidRDefault="00980A76" w:rsidP="007C140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7C1405">
              <w:rPr>
                <w:rFonts w:ascii="Times New Roman" w:eastAsia="Times New Roman" w:hAnsi="Times New Roman" w:cs="Times New Roman"/>
                <w:color w:val="000000"/>
                <w:kern w:val="0"/>
                <w:sz w:val="24"/>
                <w:szCs w:val="24"/>
                <w14:ligatures w14:val="none"/>
              </w:rPr>
              <w:t>-0.7</w:t>
            </w:r>
          </w:p>
        </w:tc>
        <w:tc>
          <w:tcPr>
            <w:tcW w:w="534" w:type="dxa"/>
            <w:noWrap/>
            <w:hideMark/>
          </w:tcPr>
          <w:p w14:paraId="2A90B594" w14:textId="77777777" w:rsidR="00980A76" w:rsidRPr="007C1405" w:rsidRDefault="00980A76" w:rsidP="007C140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7C1405">
              <w:rPr>
                <w:rFonts w:ascii="Times New Roman" w:eastAsia="Times New Roman" w:hAnsi="Times New Roman" w:cs="Times New Roman"/>
                <w:color w:val="000000"/>
                <w:kern w:val="0"/>
                <w:sz w:val="24"/>
                <w:szCs w:val="24"/>
                <w14:ligatures w14:val="none"/>
              </w:rPr>
              <w:t>10</w:t>
            </w:r>
          </w:p>
        </w:tc>
        <w:tc>
          <w:tcPr>
            <w:tcW w:w="900" w:type="dxa"/>
            <w:noWrap/>
            <w:hideMark/>
          </w:tcPr>
          <w:p w14:paraId="0C92B919" w14:textId="77777777" w:rsidR="00980A76" w:rsidRPr="007C1405" w:rsidRDefault="00980A76" w:rsidP="007C140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7C1405">
              <w:rPr>
                <w:rFonts w:ascii="Times New Roman" w:eastAsia="Times New Roman" w:hAnsi="Times New Roman" w:cs="Times New Roman"/>
                <w:color w:val="000000"/>
                <w:kern w:val="0"/>
                <w:sz w:val="24"/>
                <w:szCs w:val="24"/>
                <w14:ligatures w14:val="none"/>
              </w:rPr>
              <w:t>&lt;50</w:t>
            </w:r>
          </w:p>
        </w:tc>
        <w:tc>
          <w:tcPr>
            <w:tcW w:w="990" w:type="dxa"/>
            <w:noWrap/>
            <w:hideMark/>
          </w:tcPr>
          <w:p w14:paraId="73D3AEC0" w14:textId="77777777" w:rsidR="00980A76" w:rsidRPr="007C1405" w:rsidRDefault="00980A76" w:rsidP="007C140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7C1405">
              <w:rPr>
                <w:rFonts w:ascii="Times New Roman" w:eastAsia="Times New Roman" w:hAnsi="Times New Roman" w:cs="Times New Roman"/>
                <w:color w:val="000000"/>
                <w:kern w:val="0"/>
                <w:sz w:val="24"/>
                <w:szCs w:val="24"/>
                <w14:ligatures w14:val="none"/>
              </w:rPr>
              <w:t>100</w:t>
            </w:r>
          </w:p>
        </w:tc>
      </w:tr>
      <w:tr w:rsidR="00980A76" w:rsidRPr="007C1405" w14:paraId="234BF053" w14:textId="77777777" w:rsidTr="000F20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9" w:type="dxa"/>
            <w:noWrap/>
            <w:hideMark/>
          </w:tcPr>
          <w:p w14:paraId="52C83AA6" w14:textId="05E39326" w:rsidR="00980A76" w:rsidRPr="007C1405" w:rsidRDefault="00980A76" w:rsidP="007C1405">
            <w:pPr>
              <w:rPr>
                <w:rFonts w:ascii="Times New Roman" w:eastAsia="Times New Roman" w:hAnsi="Times New Roman" w:cs="Times New Roman"/>
                <w:b w:val="0"/>
                <w:bCs w:val="0"/>
                <w:color w:val="000000"/>
                <w:kern w:val="0"/>
                <w:sz w:val="24"/>
                <w:szCs w:val="24"/>
                <w14:ligatures w14:val="none"/>
              </w:rPr>
            </w:pPr>
            <w:r w:rsidRPr="007C1405">
              <w:rPr>
                <w:rFonts w:ascii="Times New Roman" w:eastAsia="Times New Roman" w:hAnsi="Times New Roman" w:cs="Times New Roman"/>
                <w:b w:val="0"/>
                <w:bCs w:val="0"/>
                <w:color w:val="000000"/>
                <w:kern w:val="0"/>
                <w:sz w:val="24"/>
                <w:szCs w:val="24"/>
                <w14:ligatures w14:val="none"/>
              </w:rPr>
              <w:t>M</w:t>
            </w:r>
            <w:r w:rsidR="00014BF1" w:rsidRPr="00014BF1">
              <w:rPr>
                <w:rFonts w:ascii="Times New Roman" w:eastAsia="Times New Roman" w:hAnsi="Times New Roman" w:cs="Times New Roman"/>
                <w:b w:val="0"/>
                <w:bCs w:val="0"/>
                <w:color w:val="000000"/>
                <w:kern w:val="0"/>
                <w:sz w:val="24"/>
                <w:szCs w:val="24"/>
                <w14:ligatures w14:val="none"/>
              </w:rPr>
              <w:t>edium</w:t>
            </w:r>
          </w:p>
        </w:tc>
        <w:tc>
          <w:tcPr>
            <w:tcW w:w="808" w:type="dxa"/>
            <w:noWrap/>
            <w:hideMark/>
          </w:tcPr>
          <w:p w14:paraId="667ECFE3" w14:textId="0681CEC9" w:rsidR="00980A76" w:rsidRPr="007C1405" w:rsidRDefault="00014BF1" w:rsidP="007C140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7.66</w:t>
            </w:r>
          </w:p>
        </w:tc>
        <w:tc>
          <w:tcPr>
            <w:tcW w:w="663" w:type="dxa"/>
            <w:noWrap/>
            <w:hideMark/>
          </w:tcPr>
          <w:p w14:paraId="29FA32A6" w14:textId="77777777" w:rsidR="00980A76" w:rsidRPr="007C1405" w:rsidRDefault="00980A76" w:rsidP="007C140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7C1405">
              <w:rPr>
                <w:rFonts w:ascii="Times New Roman" w:eastAsia="Times New Roman" w:hAnsi="Times New Roman" w:cs="Times New Roman"/>
                <w:color w:val="000000"/>
                <w:kern w:val="0"/>
                <w:sz w:val="24"/>
                <w:szCs w:val="24"/>
                <w14:ligatures w14:val="none"/>
              </w:rPr>
              <w:t>2</w:t>
            </w:r>
          </w:p>
        </w:tc>
        <w:tc>
          <w:tcPr>
            <w:tcW w:w="636" w:type="dxa"/>
            <w:noWrap/>
            <w:hideMark/>
          </w:tcPr>
          <w:p w14:paraId="7E75D574" w14:textId="77777777" w:rsidR="00980A76" w:rsidRPr="007C1405" w:rsidRDefault="00980A76" w:rsidP="007C140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7C1405">
              <w:rPr>
                <w:rFonts w:ascii="Times New Roman" w:eastAsia="Times New Roman" w:hAnsi="Times New Roman" w:cs="Times New Roman"/>
                <w:color w:val="000000"/>
                <w:kern w:val="0"/>
                <w:sz w:val="24"/>
                <w:szCs w:val="24"/>
                <w14:ligatures w14:val="none"/>
              </w:rPr>
              <w:t>-0.2</w:t>
            </w:r>
          </w:p>
        </w:tc>
        <w:tc>
          <w:tcPr>
            <w:tcW w:w="534" w:type="dxa"/>
            <w:noWrap/>
            <w:hideMark/>
          </w:tcPr>
          <w:p w14:paraId="098ACA77" w14:textId="77777777" w:rsidR="00980A76" w:rsidRPr="007C1405" w:rsidRDefault="00980A76" w:rsidP="007C140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7C1405">
              <w:rPr>
                <w:rFonts w:ascii="Times New Roman" w:eastAsia="Times New Roman" w:hAnsi="Times New Roman" w:cs="Times New Roman"/>
                <w:color w:val="000000"/>
                <w:kern w:val="0"/>
                <w:sz w:val="24"/>
                <w:szCs w:val="24"/>
                <w14:ligatures w14:val="none"/>
              </w:rPr>
              <w:t>20</w:t>
            </w:r>
          </w:p>
        </w:tc>
        <w:tc>
          <w:tcPr>
            <w:tcW w:w="900" w:type="dxa"/>
            <w:noWrap/>
            <w:hideMark/>
          </w:tcPr>
          <w:p w14:paraId="2C85EC82" w14:textId="77777777" w:rsidR="00980A76" w:rsidRPr="007C1405" w:rsidRDefault="00980A76" w:rsidP="007C140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7C1405">
              <w:rPr>
                <w:rFonts w:ascii="Times New Roman" w:eastAsia="Times New Roman" w:hAnsi="Times New Roman" w:cs="Times New Roman"/>
                <w:color w:val="000000"/>
                <w:kern w:val="0"/>
                <w:sz w:val="24"/>
                <w:szCs w:val="24"/>
                <w14:ligatures w14:val="none"/>
              </w:rPr>
              <w:t>50-60</w:t>
            </w:r>
          </w:p>
        </w:tc>
        <w:tc>
          <w:tcPr>
            <w:tcW w:w="990" w:type="dxa"/>
            <w:noWrap/>
            <w:hideMark/>
          </w:tcPr>
          <w:p w14:paraId="28CEF053" w14:textId="77777777" w:rsidR="00980A76" w:rsidRPr="007C1405" w:rsidRDefault="00980A76" w:rsidP="007C140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7C1405">
              <w:rPr>
                <w:rFonts w:ascii="Times New Roman" w:eastAsia="Times New Roman" w:hAnsi="Times New Roman" w:cs="Times New Roman"/>
                <w:color w:val="000000"/>
                <w:kern w:val="0"/>
                <w:sz w:val="24"/>
                <w:szCs w:val="24"/>
                <w14:ligatures w14:val="none"/>
              </w:rPr>
              <w:t>200</w:t>
            </w:r>
          </w:p>
        </w:tc>
      </w:tr>
      <w:tr w:rsidR="00980A76" w:rsidRPr="007C1405" w14:paraId="2503AC86" w14:textId="77777777" w:rsidTr="000F2029">
        <w:trPr>
          <w:trHeight w:val="300"/>
        </w:trPr>
        <w:tc>
          <w:tcPr>
            <w:cnfStyle w:val="001000000000" w:firstRow="0" w:lastRow="0" w:firstColumn="1" w:lastColumn="0" w:oddVBand="0" w:evenVBand="0" w:oddHBand="0" w:evenHBand="0" w:firstRowFirstColumn="0" w:firstRowLastColumn="0" w:lastRowFirstColumn="0" w:lastRowLastColumn="0"/>
            <w:tcW w:w="1229" w:type="dxa"/>
            <w:noWrap/>
            <w:hideMark/>
          </w:tcPr>
          <w:p w14:paraId="334F7054" w14:textId="17F86F61" w:rsidR="00980A76" w:rsidRPr="007C1405" w:rsidRDefault="00014BF1" w:rsidP="007C1405">
            <w:pPr>
              <w:rPr>
                <w:rFonts w:ascii="Times New Roman" w:eastAsia="Times New Roman" w:hAnsi="Times New Roman" w:cs="Times New Roman"/>
                <w:b w:val="0"/>
                <w:bCs w:val="0"/>
                <w:color w:val="000000"/>
                <w:kern w:val="0"/>
                <w:sz w:val="24"/>
                <w:szCs w:val="24"/>
                <w14:ligatures w14:val="none"/>
              </w:rPr>
            </w:pPr>
            <w:r w:rsidRPr="00014BF1">
              <w:rPr>
                <w:rFonts w:ascii="Times New Roman" w:eastAsia="Times New Roman" w:hAnsi="Times New Roman" w:cs="Times New Roman"/>
                <w:b w:val="0"/>
                <w:bCs w:val="0"/>
                <w:color w:val="000000"/>
                <w:kern w:val="0"/>
                <w:sz w:val="24"/>
                <w:szCs w:val="24"/>
                <w14:ligatures w14:val="none"/>
              </w:rPr>
              <w:t>High</w:t>
            </w:r>
          </w:p>
        </w:tc>
        <w:tc>
          <w:tcPr>
            <w:tcW w:w="808" w:type="dxa"/>
            <w:noWrap/>
            <w:hideMark/>
          </w:tcPr>
          <w:p w14:paraId="099507A2" w14:textId="03E0DDB8" w:rsidR="00980A76" w:rsidRPr="007C1405" w:rsidRDefault="00014BF1" w:rsidP="007C140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33.9</w:t>
            </w:r>
          </w:p>
        </w:tc>
        <w:tc>
          <w:tcPr>
            <w:tcW w:w="663" w:type="dxa"/>
            <w:noWrap/>
            <w:hideMark/>
          </w:tcPr>
          <w:p w14:paraId="35527F69" w14:textId="77777777" w:rsidR="00980A76" w:rsidRPr="007C1405" w:rsidRDefault="00980A76" w:rsidP="007C140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7C1405">
              <w:rPr>
                <w:rFonts w:ascii="Times New Roman" w:eastAsia="Times New Roman" w:hAnsi="Times New Roman" w:cs="Times New Roman"/>
                <w:color w:val="000000"/>
                <w:kern w:val="0"/>
                <w:sz w:val="24"/>
                <w:szCs w:val="24"/>
                <w14:ligatures w14:val="none"/>
              </w:rPr>
              <w:t>3</w:t>
            </w:r>
          </w:p>
        </w:tc>
        <w:tc>
          <w:tcPr>
            <w:tcW w:w="636" w:type="dxa"/>
            <w:noWrap/>
            <w:hideMark/>
          </w:tcPr>
          <w:p w14:paraId="38EEA368" w14:textId="77777777" w:rsidR="00980A76" w:rsidRPr="007C1405" w:rsidRDefault="00980A76" w:rsidP="007C140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7C1405">
              <w:rPr>
                <w:rFonts w:ascii="Times New Roman" w:eastAsia="Times New Roman" w:hAnsi="Times New Roman" w:cs="Times New Roman"/>
                <w:color w:val="000000"/>
                <w:kern w:val="0"/>
                <w:sz w:val="24"/>
                <w:szCs w:val="24"/>
                <w14:ligatures w14:val="none"/>
              </w:rPr>
              <w:t>0.25</w:t>
            </w:r>
          </w:p>
        </w:tc>
        <w:tc>
          <w:tcPr>
            <w:tcW w:w="534" w:type="dxa"/>
            <w:noWrap/>
            <w:hideMark/>
          </w:tcPr>
          <w:p w14:paraId="35FF9277" w14:textId="77777777" w:rsidR="00980A76" w:rsidRPr="007C1405" w:rsidRDefault="00980A76" w:rsidP="007C140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7C1405">
              <w:rPr>
                <w:rFonts w:ascii="Times New Roman" w:eastAsia="Times New Roman" w:hAnsi="Times New Roman" w:cs="Times New Roman"/>
                <w:color w:val="000000"/>
                <w:kern w:val="0"/>
                <w:sz w:val="24"/>
                <w:szCs w:val="24"/>
                <w14:ligatures w14:val="none"/>
              </w:rPr>
              <w:t>30</w:t>
            </w:r>
          </w:p>
        </w:tc>
        <w:tc>
          <w:tcPr>
            <w:tcW w:w="900" w:type="dxa"/>
            <w:noWrap/>
            <w:hideMark/>
          </w:tcPr>
          <w:p w14:paraId="28A2B639" w14:textId="77777777" w:rsidR="00980A76" w:rsidRPr="007C1405" w:rsidRDefault="00980A76" w:rsidP="007C140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7C1405">
              <w:rPr>
                <w:rFonts w:ascii="Times New Roman" w:eastAsia="Times New Roman" w:hAnsi="Times New Roman" w:cs="Times New Roman"/>
                <w:color w:val="000000"/>
                <w:kern w:val="0"/>
                <w:sz w:val="24"/>
                <w:szCs w:val="24"/>
                <w14:ligatures w14:val="none"/>
              </w:rPr>
              <w:t>&gt;60</w:t>
            </w:r>
          </w:p>
        </w:tc>
        <w:tc>
          <w:tcPr>
            <w:tcW w:w="990" w:type="dxa"/>
            <w:noWrap/>
            <w:hideMark/>
          </w:tcPr>
          <w:p w14:paraId="05357E21" w14:textId="77777777" w:rsidR="00980A76" w:rsidRPr="007C1405" w:rsidRDefault="00980A76" w:rsidP="007C140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7C1405">
              <w:rPr>
                <w:rFonts w:ascii="Times New Roman" w:eastAsia="Times New Roman" w:hAnsi="Times New Roman" w:cs="Times New Roman"/>
                <w:color w:val="000000"/>
                <w:kern w:val="0"/>
                <w:sz w:val="24"/>
                <w:szCs w:val="24"/>
                <w14:ligatures w14:val="none"/>
              </w:rPr>
              <w:t>300</w:t>
            </w:r>
          </w:p>
        </w:tc>
      </w:tr>
    </w:tbl>
    <w:p w14:paraId="612484FB" w14:textId="77777777" w:rsidR="00FA09CD" w:rsidRDefault="00FA09CD" w:rsidP="00C6535F">
      <w:pPr>
        <w:rPr>
          <w:rFonts w:ascii="Times New Roman" w:hAnsi="Times New Roman" w:cs="Times New Roman"/>
          <w:sz w:val="24"/>
          <w:szCs w:val="24"/>
        </w:rPr>
      </w:pPr>
    </w:p>
    <w:p w14:paraId="09A71AA3" w14:textId="01259DFC" w:rsidR="001B5B6D" w:rsidRDefault="00C46B4A" w:rsidP="00113134">
      <w:pPr>
        <w:jc w:val="both"/>
        <w:rPr>
          <w:rFonts w:ascii="Times New Roman" w:hAnsi="Times New Roman" w:cs="Times New Roman"/>
          <w:sz w:val="24"/>
          <w:szCs w:val="24"/>
        </w:rPr>
      </w:pPr>
      <w:r>
        <w:rPr>
          <w:rFonts w:ascii="Times New Roman" w:hAnsi="Times New Roman" w:cs="Times New Roman"/>
          <w:sz w:val="24"/>
          <w:szCs w:val="24"/>
        </w:rPr>
        <w:t>The</w:t>
      </w:r>
      <w:r w:rsidR="004870E5">
        <w:rPr>
          <w:rFonts w:ascii="Times New Roman" w:hAnsi="Times New Roman" w:cs="Times New Roman"/>
          <w:sz w:val="24"/>
          <w:szCs w:val="24"/>
        </w:rPr>
        <w:t xml:space="preserve"> resulting</w:t>
      </w:r>
      <w:r>
        <w:rPr>
          <w:rFonts w:ascii="Times New Roman" w:hAnsi="Times New Roman" w:cs="Times New Roman"/>
          <w:sz w:val="24"/>
          <w:szCs w:val="24"/>
        </w:rPr>
        <w:t xml:space="preserve"> </w:t>
      </w:r>
      <w:r w:rsidR="004870E5">
        <w:rPr>
          <w:rFonts w:ascii="Times New Roman" w:hAnsi="Times New Roman" w:cs="Times New Roman"/>
          <w:sz w:val="24"/>
          <w:szCs w:val="24"/>
        </w:rPr>
        <w:t xml:space="preserve">raster </w:t>
      </w:r>
      <w:r>
        <w:rPr>
          <w:rFonts w:ascii="Times New Roman" w:hAnsi="Times New Roman" w:cs="Times New Roman"/>
          <w:sz w:val="24"/>
          <w:szCs w:val="24"/>
        </w:rPr>
        <w:t xml:space="preserve">product is a raster with </w:t>
      </w:r>
      <w:r w:rsidR="00B455FE">
        <w:rPr>
          <w:rFonts w:ascii="Times New Roman" w:hAnsi="Times New Roman" w:cs="Times New Roman"/>
          <w:sz w:val="24"/>
          <w:szCs w:val="24"/>
        </w:rPr>
        <w:t xml:space="preserve">the sum of the three </w:t>
      </w:r>
      <w:r w:rsidR="003008DF">
        <w:rPr>
          <w:rFonts w:ascii="Times New Roman" w:hAnsi="Times New Roman" w:cs="Times New Roman"/>
          <w:sz w:val="24"/>
          <w:szCs w:val="24"/>
        </w:rPr>
        <w:t>indicators</w:t>
      </w:r>
      <w:r w:rsidR="00B455FE">
        <w:rPr>
          <w:rFonts w:ascii="Times New Roman" w:hAnsi="Times New Roman" w:cs="Times New Roman"/>
          <w:sz w:val="24"/>
          <w:szCs w:val="24"/>
        </w:rPr>
        <w:t xml:space="preserve"> as shown</w:t>
      </w:r>
      <w:r w:rsidR="00951721">
        <w:rPr>
          <w:rFonts w:ascii="Times New Roman" w:hAnsi="Times New Roman" w:cs="Times New Roman"/>
          <w:sz w:val="24"/>
          <w:szCs w:val="24"/>
        </w:rPr>
        <w:t xml:space="preserve"> in Figure 1. </w:t>
      </w:r>
      <w:r w:rsidR="007E0558">
        <w:rPr>
          <w:rFonts w:ascii="Times New Roman" w:hAnsi="Times New Roman" w:cs="Times New Roman"/>
          <w:sz w:val="24"/>
          <w:szCs w:val="24"/>
        </w:rPr>
        <w:t xml:space="preserve">For </w:t>
      </w:r>
      <w:r w:rsidR="00113134">
        <w:rPr>
          <w:rFonts w:ascii="Times New Roman" w:hAnsi="Times New Roman" w:cs="Times New Roman"/>
          <w:sz w:val="24"/>
          <w:szCs w:val="24"/>
        </w:rPr>
        <w:t>example, t</w:t>
      </w:r>
      <w:r w:rsidR="00951721">
        <w:rPr>
          <w:rFonts w:ascii="Times New Roman" w:hAnsi="Times New Roman" w:cs="Times New Roman"/>
          <w:sz w:val="24"/>
          <w:szCs w:val="24"/>
        </w:rPr>
        <w:t xml:space="preserve">he </w:t>
      </w:r>
      <w:r w:rsidR="00113134">
        <w:rPr>
          <w:rFonts w:ascii="Times New Roman" w:hAnsi="Times New Roman" w:cs="Times New Roman"/>
          <w:sz w:val="24"/>
          <w:szCs w:val="24"/>
        </w:rPr>
        <w:t>pixels with a reclassified value of</w:t>
      </w:r>
      <w:r w:rsidR="00914D6C">
        <w:rPr>
          <w:rFonts w:ascii="Times New Roman" w:hAnsi="Times New Roman" w:cs="Times New Roman"/>
          <w:sz w:val="24"/>
          <w:szCs w:val="24"/>
        </w:rPr>
        <w:t xml:space="preserve"> 333 means high TWI, high NDWI and </w:t>
      </w:r>
      <w:r w:rsidR="007E0558">
        <w:rPr>
          <w:rFonts w:ascii="Times New Roman" w:hAnsi="Times New Roman" w:cs="Times New Roman"/>
          <w:sz w:val="24"/>
          <w:szCs w:val="24"/>
        </w:rPr>
        <w:t>high HS</w:t>
      </w:r>
      <w:r w:rsidR="00113134">
        <w:rPr>
          <w:rFonts w:ascii="Times New Roman" w:hAnsi="Times New Roman" w:cs="Times New Roman"/>
          <w:sz w:val="24"/>
          <w:szCs w:val="24"/>
        </w:rPr>
        <w:t xml:space="preserve">; while the </w:t>
      </w:r>
      <w:r w:rsidR="002B5514">
        <w:rPr>
          <w:rFonts w:ascii="Times New Roman" w:hAnsi="Times New Roman" w:cs="Times New Roman"/>
          <w:sz w:val="24"/>
          <w:szCs w:val="24"/>
        </w:rPr>
        <w:t xml:space="preserve">cells with a </w:t>
      </w:r>
      <w:r w:rsidR="004870E5">
        <w:rPr>
          <w:rFonts w:ascii="Times New Roman" w:hAnsi="Times New Roman" w:cs="Times New Roman"/>
          <w:sz w:val="24"/>
          <w:szCs w:val="24"/>
        </w:rPr>
        <w:t xml:space="preserve">lowest </w:t>
      </w:r>
      <w:r w:rsidR="002B5514">
        <w:rPr>
          <w:rFonts w:ascii="Times New Roman" w:hAnsi="Times New Roman" w:cs="Times New Roman"/>
          <w:sz w:val="24"/>
          <w:szCs w:val="24"/>
        </w:rPr>
        <w:t>value o</w:t>
      </w:r>
      <w:r w:rsidR="004870E5">
        <w:rPr>
          <w:rFonts w:ascii="Times New Roman" w:hAnsi="Times New Roman" w:cs="Times New Roman"/>
          <w:sz w:val="24"/>
          <w:szCs w:val="24"/>
        </w:rPr>
        <w:t>r</w:t>
      </w:r>
      <w:r w:rsidR="002B5514">
        <w:rPr>
          <w:rFonts w:ascii="Times New Roman" w:hAnsi="Times New Roman" w:cs="Times New Roman"/>
          <w:sz w:val="24"/>
          <w:szCs w:val="24"/>
        </w:rPr>
        <w:t xml:space="preserve"> 111 means </w:t>
      </w:r>
      <w:r w:rsidR="004C159D">
        <w:rPr>
          <w:rFonts w:ascii="Times New Roman" w:hAnsi="Times New Roman" w:cs="Times New Roman"/>
          <w:sz w:val="24"/>
          <w:szCs w:val="24"/>
        </w:rPr>
        <w:t xml:space="preserve">the opposite, low TWI, low NDWI and low </w:t>
      </w:r>
      <w:r w:rsidR="00C00E7B">
        <w:rPr>
          <w:rFonts w:ascii="Times New Roman" w:hAnsi="Times New Roman" w:cs="Times New Roman"/>
          <w:sz w:val="24"/>
          <w:szCs w:val="24"/>
        </w:rPr>
        <w:t xml:space="preserve">HS. </w:t>
      </w:r>
    </w:p>
    <w:p w14:paraId="1B2A8665" w14:textId="77777777" w:rsidR="00525AF7" w:rsidRDefault="00525AF7" w:rsidP="00113134">
      <w:pPr>
        <w:jc w:val="both"/>
        <w:rPr>
          <w:rFonts w:ascii="Times New Roman" w:hAnsi="Times New Roman" w:cs="Times New Roman"/>
          <w:sz w:val="24"/>
          <w:szCs w:val="24"/>
        </w:rPr>
      </w:pPr>
    </w:p>
    <w:p w14:paraId="79E0488D" w14:textId="77777777" w:rsidR="00C00E7B" w:rsidRDefault="00B455FE" w:rsidP="00C00E7B">
      <w:pPr>
        <w:keepNext/>
      </w:pPr>
      <w:r w:rsidRPr="00B455FE">
        <w:rPr>
          <w:rFonts w:ascii="Times New Roman" w:hAnsi="Times New Roman" w:cs="Times New Roman"/>
          <w:noProof/>
          <w:sz w:val="24"/>
          <w:szCs w:val="24"/>
        </w:rPr>
        <w:drawing>
          <wp:inline distT="0" distB="0" distL="0" distR="0" wp14:anchorId="4387BBCD" wp14:editId="16658D6C">
            <wp:extent cx="6069945" cy="3133725"/>
            <wp:effectExtent l="0" t="0" r="7620" b="0"/>
            <wp:docPr id="9" name="Picture 8" descr="A blue and green cloud&#10;&#10;Description automatically generated with medium confidence">
              <a:extLst xmlns:a="http://schemas.openxmlformats.org/drawingml/2006/main">
                <a:ext uri="{FF2B5EF4-FFF2-40B4-BE49-F238E27FC236}">
                  <a16:creationId xmlns:a16="http://schemas.microsoft.com/office/drawing/2014/main" id="{C0AC9E92-A3CF-F28C-495F-C6F6F0F2EE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blue and green cloud&#10;&#10;Description automatically generated with medium confidence">
                      <a:extLst>
                        <a:ext uri="{FF2B5EF4-FFF2-40B4-BE49-F238E27FC236}">
                          <a16:creationId xmlns:a16="http://schemas.microsoft.com/office/drawing/2014/main" id="{C0AC9E92-A3CF-F28C-495F-C6F6F0F2EE7F}"/>
                        </a:ext>
                      </a:extLst>
                    </pic:cNvPr>
                    <pic:cNvPicPr>
                      <a:picLocks noChangeAspect="1"/>
                    </pic:cNvPicPr>
                  </pic:nvPicPr>
                  <pic:blipFill rotWithShape="1">
                    <a:blip r:embed="rId9"/>
                    <a:srcRect r="10636" b="9847"/>
                    <a:stretch/>
                  </pic:blipFill>
                  <pic:spPr bwMode="auto">
                    <a:xfrm>
                      <a:off x="0" y="0"/>
                      <a:ext cx="6081726" cy="3139807"/>
                    </a:xfrm>
                    <a:prstGeom prst="rect">
                      <a:avLst/>
                    </a:prstGeom>
                    <a:ln>
                      <a:noFill/>
                    </a:ln>
                    <a:extLst>
                      <a:ext uri="{53640926-AAD7-44D8-BBD7-CCE9431645EC}">
                        <a14:shadowObscured xmlns:a14="http://schemas.microsoft.com/office/drawing/2010/main"/>
                      </a:ext>
                    </a:extLst>
                  </pic:spPr>
                </pic:pic>
              </a:graphicData>
            </a:graphic>
          </wp:inline>
        </w:drawing>
      </w:r>
    </w:p>
    <w:p w14:paraId="5A0F0982" w14:textId="77777777" w:rsidR="00525AF7" w:rsidRDefault="00525AF7" w:rsidP="00525AF7">
      <w:pPr>
        <w:pStyle w:val="Caption"/>
        <w:rPr>
          <w:rFonts w:ascii="Times New Roman" w:hAnsi="Times New Roman" w:cs="Times New Roman"/>
          <w:i w:val="0"/>
          <w:iCs w:val="0"/>
          <w:color w:val="auto"/>
          <w:sz w:val="24"/>
          <w:szCs w:val="24"/>
        </w:rPr>
      </w:pPr>
    </w:p>
    <w:p w14:paraId="648BB6CE" w14:textId="5EF0E1B0" w:rsidR="00525AF7" w:rsidRPr="00C00E7B" w:rsidRDefault="00525AF7" w:rsidP="00525AF7">
      <w:pPr>
        <w:pStyle w:val="Caption"/>
        <w:ind w:left="360"/>
        <w:rPr>
          <w:rFonts w:ascii="Times New Roman" w:hAnsi="Times New Roman" w:cs="Times New Roman"/>
          <w:i w:val="0"/>
          <w:iCs w:val="0"/>
          <w:sz w:val="24"/>
          <w:szCs w:val="24"/>
        </w:rPr>
      </w:pPr>
      <w:r w:rsidRPr="00C00E7B">
        <w:rPr>
          <w:rFonts w:ascii="Times New Roman" w:hAnsi="Times New Roman" w:cs="Times New Roman"/>
          <w:i w:val="0"/>
          <w:iCs w:val="0"/>
          <w:color w:val="auto"/>
          <w:sz w:val="24"/>
          <w:szCs w:val="24"/>
        </w:rPr>
        <w:t xml:space="preserve">Figure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Figure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w:t>
      </w:r>
      <w:r>
        <w:rPr>
          <w:rFonts w:ascii="Times New Roman" w:hAnsi="Times New Roman" w:cs="Times New Roman"/>
          <w:i w:val="0"/>
          <w:iCs w:val="0"/>
          <w:color w:val="auto"/>
          <w:sz w:val="24"/>
          <w:szCs w:val="24"/>
        </w:rPr>
        <w:fldChar w:fldCharType="end"/>
      </w:r>
      <w:r w:rsidRPr="00C00E7B">
        <w:rPr>
          <w:rFonts w:ascii="Times New Roman" w:hAnsi="Times New Roman" w:cs="Times New Roman"/>
          <w:i w:val="0"/>
          <w:iCs w:val="0"/>
          <w:color w:val="auto"/>
          <w:sz w:val="24"/>
          <w:szCs w:val="24"/>
        </w:rPr>
        <w:t>. Result of map algebra with the reclassified values.</w:t>
      </w:r>
      <w:r>
        <w:rPr>
          <w:rFonts w:ascii="Times New Roman" w:hAnsi="Times New Roman" w:cs="Times New Roman"/>
          <w:i w:val="0"/>
          <w:iCs w:val="0"/>
          <w:color w:val="auto"/>
          <w:sz w:val="24"/>
          <w:szCs w:val="24"/>
        </w:rPr>
        <w:t xml:space="preserve"> Laguna Cartagena’s site. </w:t>
      </w:r>
    </w:p>
    <w:p w14:paraId="7F6B2354" w14:textId="77777777" w:rsidR="00C6535F" w:rsidRDefault="00C6535F" w:rsidP="00C00E7B"/>
    <w:p w14:paraId="75036E1C" w14:textId="77777777" w:rsidR="00C00E7B" w:rsidRDefault="00C00E7B" w:rsidP="00C00E7B"/>
    <w:p w14:paraId="71DC8B27" w14:textId="564989AC" w:rsidR="008A3EFF" w:rsidRPr="008A3EFF" w:rsidRDefault="008A3EFF" w:rsidP="00E135D7">
      <w:pPr>
        <w:pStyle w:val="ListParagraph"/>
        <w:numPr>
          <w:ilvl w:val="1"/>
          <w:numId w:val="9"/>
        </w:numPr>
        <w:jc w:val="both"/>
        <w:rPr>
          <w:rFonts w:ascii="Times New Roman" w:hAnsi="Times New Roman" w:cs="Times New Roman"/>
          <w:sz w:val="24"/>
          <w:szCs w:val="24"/>
        </w:rPr>
      </w:pPr>
      <w:r w:rsidRPr="008A3EFF">
        <w:rPr>
          <w:rFonts w:ascii="Times New Roman" w:hAnsi="Times New Roman" w:cs="Times New Roman"/>
          <w:sz w:val="24"/>
          <w:szCs w:val="24"/>
        </w:rPr>
        <w:t xml:space="preserve">Reclassification </w:t>
      </w:r>
    </w:p>
    <w:p w14:paraId="5B75947A" w14:textId="6FF508CD" w:rsidR="00F65CF2" w:rsidRDefault="00B676C4" w:rsidP="00F65CF2">
      <w:pPr>
        <w:jc w:val="both"/>
        <w:rPr>
          <w:rFonts w:ascii="Times New Roman" w:hAnsi="Times New Roman" w:cs="Times New Roman"/>
          <w:sz w:val="24"/>
          <w:szCs w:val="24"/>
        </w:rPr>
      </w:pPr>
      <w:r w:rsidRPr="00F65CF2">
        <w:rPr>
          <w:rFonts w:ascii="Times New Roman" w:hAnsi="Times New Roman" w:cs="Times New Roman"/>
          <w:sz w:val="24"/>
          <w:szCs w:val="24"/>
        </w:rPr>
        <w:lastRenderedPageBreak/>
        <w:t xml:space="preserve">The previous result was reclassified a second time </w:t>
      </w:r>
      <w:r w:rsidR="00F65CF2" w:rsidRPr="00F65CF2">
        <w:rPr>
          <w:rFonts w:ascii="Times New Roman" w:hAnsi="Times New Roman" w:cs="Times New Roman"/>
          <w:sz w:val="24"/>
          <w:szCs w:val="24"/>
        </w:rPr>
        <w:t>to distinguish the wetlands pixels from the non-wetlands pixels. The values chosen</w:t>
      </w:r>
      <w:r w:rsidR="0021349F">
        <w:rPr>
          <w:rFonts w:ascii="Times New Roman" w:hAnsi="Times New Roman" w:cs="Times New Roman"/>
          <w:sz w:val="24"/>
          <w:szCs w:val="24"/>
        </w:rPr>
        <w:t xml:space="preserve"> (in color red)</w:t>
      </w:r>
      <w:r w:rsidR="00F65CF2" w:rsidRPr="00F65CF2">
        <w:rPr>
          <w:rFonts w:ascii="Times New Roman" w:hAnsi="Times New Roman" w:cs="Times New Roman"/>
          <w:sz w:val="24"/>
          <w:szCs w:val="24"/>
        </w:rPr>
        <w:t xml:space="preserve"> as wetlands were the codification resulting in high or medium combination of the indicators</w:t>
      </w:r>
      <w:r w:rsidR="00F65CF2">
        <w:rPr>
          <w:rFonts w:ascii="Times New Roman" w:hAnsi="Times New Roman" w:cs="Times New Roman"/>
          <w:sz w:val="24"/>
          <w:szCs w:val="24"/>
        </w:rPr>
        <w:t xml:space="preserve"> (Table 5). </w:t>
      </w:r>
    </w:p>
    <w:p w14:paraId="03DF2AAD" w14:textId="410171C6" w:rsidR="0028280F" w:rsidRDefault="0028280F" w:rsidP="00525AF7">
      <w:pPr>
        <w:ind w:left="2340" w:right="2160" w:hanging="900"/>
        <w:jc w:val="both"/>
        <w:rPr>
          <w:rFonts w:ascii="Times New Roman" w:hAnsi="Times New Roman" w:cs="Times New Roman"/>
          <w:sz w:val="24"/>
          <w:szCs w:val="24"/>
        </w:rPr>
      </w:pPr>
      <w:r>
        <w:rPr>
          <w:rFonts w:ascii="Times New Roman" w:hAnsi="Times New Roman" w:cs="Times New Roman"/>
          <w:sz w:val="24"/>
          <w:szCs w:val="24"/>
        </w:rPr>
        <w:t>Table 5. New classification cell values for wetland pixels within the study sites (All values in red are classified as part of the wetland site)</w:t>
      </w:r>
      <w:r w:rsidR="00DA7A33">
        <w:rPr>
          <w:rFonts w:ascii="Times New Roman" w:hAnsi="Times New Roman" w:cs="Times New Roman"/>
          <w:sz w:val="24"/>
          <w:szCs w:val="24"/>
        </w:rPr>
        <w:t>.</w:t>
      </w:r>
    </w:p>
    <w:tbl>
      <w:tblPr>
        <w:tblStyle w:val="PlainTable2"/>
        <w:tblW w:w="2880" w:type="dxa"/>
        <w:jc w:val="center"/>
        <w:tblLook w:val="04A0" w:firstRow="1" w:lastRow="0" w:firstColumn="1" w:lastColumn="0" w:noHBand="0" w:noVBand="1"/>
      </w:tblPr>
      <w:tblGrid>
        <w:gridCol w:w="960"/>
        <w:gridCol w:w="960"/>
        <w:gridCol w:w="960"/>
      </w:tblGrid>
      <w:tr w:rsidR="00EB3266" w:rsidRPr="00EB3266" w14:paraId="4048CC8D" w14:textId="77777777" w:rsidTr="00EB326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C7E794" w14:textId="04EC3459" w:rsidR="00EB3266" w:rsidRPr="00EB3266" w:rsidRDefault="00EB3266" w:rsidP="00EB3266">
            <w:pPr>
              <w:rPr>
                <w:rFonts w:ascii="Times New Roman" w:eastAsia="Times New Roman" w:hAnsi="Times New Roman" w:cs="Times New Roman"/>
                <w:color w:val="000000"/>
                <w:kern w:val="0"/>
                <w:sz w:val="24"/>
                <w:szCs w:val="24"/>
                <w14:ligatures w14:val="none"/>
              </w:rPr>
            </w:pPr>
            <w:r w:rsidRPr="00EB3266">
              <w:rPr>
                <w:rFonts w:ascii="Times New Roman" w:eastAsia="Times New Roman" w:hAnsi="Times New Roman" w:cs="Times New Roman"/>
                <w:color w:val="000000"/>
                <w:kern w:val="0"/>
                <w:sz w:val="24"/>
                <w:szCs w:val="24"/>
                <w14:ligatures w14:val="none"/>
              </w:rPr>
              <w:t>OID</w:t>
            </w:r>
            <w:r w:rsidR="00C528C4" w:rsidRPr="0021349F">
              <w:rPr>
                <w:rStyle w:val="FootnoteReference"/>
                <w:rFonts w:ascii="Times New Roman" w:eastAsia="Times New Roman" w:hAnsi="Times New Roman" w:cs="Times New Roman"/>
                <w:color w:val="000000"/>
                <w:kern w:val="0"/>
                <w:sz w:val="24"/>
                <w:szCs w:val="24"/>
                <w14:ligatures w14:val="none"/>
              </w:rPr>
              <w:footnoteReference w:id="4"/>
            </w:r>
          </w:p>
        </w:tc>
        <w:tc>
          <w:tcPr>
            <w:tcW w:w="960" w:type="dxa"/>
            <w:noWrap/>
            <w:hideMark/>
          </w:tcPr>
          <w:p w14:paraId="3A0BE857" w14:textId="3FE8FEBB" w:rsidR="00EB3266" w:rsidRPr="00EB3266" w:rsidRDefault="00EB3266" w:rsidP="00EB326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EB3266">
              <w:rPr>
                <w:rFonts w:ascii="Times New Roman" w:eastAsia="Times New Roman" w:hAnsi="Times New Roman" w:cs="Times New Roman"/>
                <w:color w:val="000000"/>
                <w:kern w:val="0"/>
                <w:sz w:val="24"/>
                <w:szCs w:val="24"/>
                <w14:ligatures w14:val="none"/>
              </w:rPr>
              <w:t>Value</w:t>
            </w:r>
            <w:r w:rsidR="00321737" w:rsidRPr="0021349F">
              <w:rPr>
                <w:rStyle w:val="FootnoteReference"/>
                <w:rFonts w:ascii="Times New Roman" w:eastAsia="Times New Roman" w:hAnsi="Times New Roman" w:cs="Times New Roman"/>
                <w:color w:val="000000"/>
                <w:kern w:val="0"/>
                <w:sz w:val="24"/>
                <w:szCs w:val="24"/>
                <w14:ligatures w14:val="none"/>
              </w:rPr>
              <w:footnoteReference w:id="5"/>
            </w:r>
          </w:p>
        </w:tc>
        <w:tc>
          <w:tcPr>
            <w:tcW w:w="960" w:type="dxa"/>
            <w:noWrap/>
            <w:hideMark/>
          </w:tcPr>
          <w:p w14:paraId="75DD27B2" w14:textId="4BE7C8CA" w:rsidR="00EB3266" w:rsidRPr="00EB3266" w:rsidRDefault="00EB3266" w:rsidP="00EB326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EB3266">
              <w:rPr>
                <w:rFonts w:ascii="Times New Roman" w:eastAsia="Times New Roman" w:hAnsi="Times New Roman" w:cs="Times New Roman"/>
                <w:color w:val="000000"/>
                <w:kern w:val="0"/>
                <w:sz w:val="24"/>
                <w:szCs w:val="24"/>
                <w14:ligatures w14:val="none"/>
              </w:rPr>
              <w:t>Count</w:t>
            </w:r>
            <w:r w:rsidR="005D70B9" w:rsidRPr="0021349F">
              <w:rPr>
                <w:rStyle w:val="FootnoteReference"/>
                <w:rFonts w:ascii="Times New Roman" w:eastAsia="Times New Roman" w:hAnsi="Times New Roman" w:cs="Times New Roman"/>
                <w:color w:val="000000"/>
                <w:kern w:val="0"/>
                <w:sz w:val="24"/>
                <w:szCs w:val="24"/>
                <w14:ligatures w14:val="none"/>
              </w:rPr>
              <w:footnoteReference w:id="6"/>
            </w:r>
          </w:p>
        </w:tc>
      </w:tr>
      <w:tr w:rsidR="00EB3266" w:rsidRPr="00EB3266" w14:paraId="3C87D44C" w14:textId="77777777" w:rsidTr="00EB326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DC24D9" w14:textId="77777777" w:rsidR="00EB3266" w:rsidRPr="00EB3266" w:rsidRDefault="00EB3266" w:rsidP="00EB3266">
            <w:pPr>
              <w:jc w:val="right"/>
              <w:rPr>
                <w:rFonts w:ascii="Times New Roman" w:eastAsia="Times New Roman" w:hAnsi="Times New Roman" w:cs="Times New Roman"/>
                <w:color w:val="000000"/>
                <w:kern w:val="0"/>
                <w:sz w:val="24"/>
                <w:szCs w:val="24"/>
                <w14:ligatures w14:val="none"/>
              </w:rPr>
            </w:pPr>
            <w:r w:rsidRPr="00EB3266">
              <w:rPr>
                <w:rFonts w:ascii="Times New Roman" w:eastAsia="Times New Roman" w:hAnsi="Times New Roman" w:cs="Times New Roman"/>
                <w:color w:val="000000"/>
                <w:kern w:val="0"/>
                <w:sz w:val="24"/>
                <w:szCs w:val="24"/>
                <w14:ligatures w14:val="none"/>
              </w:rPr>
              <w:t>0</w:t>
            </w:r>
          </w:p>
        </w:tc>
        <w:tc>
          <w:tcPr>
            <w:tcW w:w="960" w:type="dxa"/>
            <w:noWrap/>
            <w:hideMark/>
          </w:tcPr>
          <w:p w14:paraId="6F7E7AB0" w14:textId="77777777" w:rsidR="00EB3266" w:rsidRPr="00EB3266" w:rsidRDefault="00EB3266" w:rsidP="00EB326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EB3266">
              <w:rPr>
                <w:rFonts w:ascii="Times New Roman" w:eastAsia="Times New Roman" w:hAnsi="Times New Roman" w:cs="Times New Roman"/>
                <w:color w:val="000000"/>
                <w:kern w:val="0"/>
                <w:sz w:val="24"/>
                <w:szCs w:val="24"/>
                <w14:ligatures w14:val="none"/>
              </w:rPr>
              <w:t>110</w:t>
            </w:r>
          </w:p>
        </w:tc>
        <w:tc>
          <w:tcPr>
            <w:tcW w:w="960" w:type="dxa"/>
            <w:noWrap/>
            <w:hideMark/>
          </w:tcPr>
          <w:p w14:paraId="62359451" w14:textId="77777777" w:rsidR="00EB3266" w:rsidRPr="00EB3266" w:rsidRDefault="00EB3266" w:rsidP="00EB326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EB3266">
              <w:rPr>
                <w:rFonts w:ascii="Times New Roman" w:eastAsia="Times New Roman" w:hAnsi="Times New Roman" w:cs="Times New Roman"/>
                <w:color w:val="000000"/>
                <w:kern w:val="0"/>
                <w:sz w:val="24"/>
                <w:szCs w:val="24"/>
                <w14:ligatures w14:val="none"/>
              </w:rPr>
              <w:t>46</w:t>
            </w:r>
          </w:p>
        </w:tc>
      </w:tr>
      <w:tr w:rsidR="00EB3266" w:rsidRPr="00EB3266" w14:paraId="680122F0" w14:textId="77777777" w:rsidTr="00EB3266">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E83E87" w14:textId="77777777" w:rsidR="00EB3266" w:rsidRPr="00EB3266" w:rsidRDefault="00EB3266" w:rsidP="00EB3266">
            <w:pPr>
              <w:jc w:val="right"/>
              <w:rPr>
                <w:rFonts w:ascii="Times New Roman" w:eastAsia="Times New Roman" w:hAnsi="Times New Roman" w:cs="Times New Roman"/>
                <w:b w:val="0"/>
                <w:bCs w:val="0"/>
                <w:color w:val="000000"/>
                <w:kern w:val="0"/>
                <w:sz w:val="24"/>
                <w:szCs w:val="24"/>
                <w14:ligatures w14:val="none"/>
              </w:rPr>
            </w:pPr>
            <w:r w:rsidRPr="00EB3266">
              <w:rPr>
                <w:rFonts w:ascii="Times New Roman" w:eastAsia="Times New Roman" w:hAnsi="Times New Roman" w:cs="Times New Roman"/>
                <w:b w:val="0"/>
                <w:bCs w:val="0"/>
                <w:color w:val="000000"/>
                <w:kern w:val="0"/>
                <w:sz w:val="24"/>
                <w:szCs w:val="24"/>
                <w14:ligatures w14:val="none"/>
              </w:rPr>
              <w:t>1</w:t>
            </w:r>
          </w:p>
        </w:tc>
        <w:tc>
          <w:tcPr>
            <w:tcW w:w="960" w:type="dxa"/>
            <w:noWrap/>
            <w:hideMark/>
          </w:tcPr>
          <w:p w14:paraId="05B38F7F" w14:textId="77777777" w:rsidR="00EB3266" w:rsidRPr="00EB3266" w:rsidRDefault="00EB3266" w:rsidP="00EB32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EB3266">
              <w:rPr>
                <w:rFonts w:ascii="Times New Roman" w:eastAsia="Times New Roman" w:hAnsi="Times New Roman" w:cs="Times New Roman"/>
                <w:color w:val="000000"/>
                <w:kern w:val="0"/>
                <w:sz w:val="24"/>
                <w:szCs w:val="24"/>
                <w14:ligatures w14:val="none"/>
              </w:rPr>
              <w:t>111</w:t>
            </w:r>
          </w:p>
        </w:tc>
        <w:tc>
          <w:tcPr>
            <w:tcW w:w="960" w:type="dxa"/>
            <w:noWrap/>
            <w:hideMark/>
          </w:tcPr>
          <w:p w14:paraId="5494B56E" w14:textId="77777777" w:rsidR="00EB3266" w:rsidRPr="00EB3266" w:rsidRDefault="00EB3266" w:rsidP="00EB32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EB3266">
              <w:rPr>
                <w:rFonts w:ascii="Times New Roman" w:eastAsia="Times New Roman" w:hAnsi="Times New Roman" w:cs="Times New Roman"/>
                <w:color w:val="000000"/>
                <w:kern w:val="0"/>
                <w:sz w:val="24"/>
                <w:szCs w:val="24"/>
                <w14:ligatures w14:val="none"/>
              </w:rPr>
              <w:t>1402</w:t>
            </w:r>
          </w:p>
        </w:tc>
      </w:tr>
      <w:tr w:rsidR="00EB3266" w:rsidRPr="00EB3266" w14:paraId="234CB0D7" w14:textId="77777777" w:rsidTr="00EB326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0EA63332" w14:textId="77777777" w:rsidR="00EB3266" w:rsidRPr="00EB3266" w:rsidRDefault="00EB3266" w:rsidP="00EB3266">
            <w:pPr>
              <w:jc w:val="right"/>
              <w:rPr>
                <w:rFonts w:ascii="Times New Roman" w:eastAsia="Times New Roman" w:hAnsi="Times New Roman" w:cs="Times New Roman"/>
                <w:b w:val="0"/>
                <w:bCs w:val="0"/>
                <w:color w:val="000000"/>
                <w:kern w:val="0"/>
                <w:sz w:val="24"/>
                <w:szCs w:val="24"/>
                <w14:ligatures w14:val="none"/>
              </w:rPr>
            </w:pPr>
            <w:r w:rsidRPr="00EB3266">
              <w:rPr>
                <w:rFonts w:ascii="Times New Roman" w:eastAsia="Times New Roman" w:hAnsi="Times New Roman" w:cs="Times New Roman"/>
                <w:b w:val="0"/>
                <w:bCs w:val="0"/>
                <w:color w:val="000000"/>
                <w:kern w:val="0"/>
                <w:sz w:val="24"/>
                <w:szCs w:val="24"/>
                <w14:ligatures w14:val="none"/>
              </w:rPr>
              <w:t>2</w:t>
            </w:r>
          </w:p>
        </w:tc>
        <w:tc>
          <w:tcPr>
            <w:tcW w:w="960" w:type="dxa"/>
            <w:noWrap/>
            <w:hideMark/>
          </w:tcPr>
          <w:p w14:paraId="1906CF1F" w14:textId="77777777" w:rsidR="00EB3266" w:rsidRPr="00EB3266" w:rsidRDefault="00EB3266" w:rsidP="00EB326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EB3266">
              <w:rPr>
                <w:rFonts w:ascii="Times New Roman" w:eastAsia="Times New Roman" w:hAnsi="Times New Roman" w:cs="Times New Roman"/>
                <w:color w:val="000000"/>
                <w:kern w:val="0"/>
                <w:sz w:val="24"/>
                <w:szCs w:val="24"/>
                <w14:ligatures w14:val="none"/>
              </w:rPr>
              <w:t>112</w:t>
            </w:r>
          </w:p>
        </w:tc>
        <w:tc>
          <w:tcPr>
            <w:tcW w:w="960" w:type="dxa"/>
            <w:noWrap/>
            <w:hideMark/>
          </w:tcPr>
          <w:p w14:paraId="35449674" w14:textId="77777777" w:rsidR="00EB3266" w:rsidRPr="00EB3266" w:rsidRDefault="00EB3266" w:rsidP="00EB326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EB3266">
              <w:rPr>
                <w:rFonts w:ascii="Times New Roman" w:eastAsia="Times New Roman" w:hAnsi="Times New Roman" w:cs="Times New Roman"/>
                <w:color w:val="000000"/>
                <w:kern w:val="0"/>
                <w:sz w:val="24"/>
                <w:szCs w:val="24"/>
                <w14:ligatures w14:val="none"/>
              </w:rPr>
              <w:t>1105</w:t>
            </w:r>
          </w:p>
        </w:tc>
      </w:tr>
      <w:tr w:rsidR="00EB3266" w:rsidRPr="00EB3266" w14:paraId="6D057E99" w14:textId="77777777" w:rsidTr="00EB3266">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5028F3A2" w14:textId="77777777" w:rsidR="00EB3266" w:rsidRPr="00EB3266" w:rsidRDefault="00EB3266" w:rsidP="00EB3266">
            <w:pPr>
              <w:jc w:val="right"/>
              <w:rPr>
                <w:rFonts w:ascii="Times New Roman" w:eastAsia="Times New Roman" w:hAnsi="Times New Roman" w:cs="Times New Roman"/>
                <w:b w:val="0"/>
                <w:bCs w:val="0"/>
                <w:color w:val="000000"/>
                <w:kern w:val="0"/>
                <w:sz w:val="24"/>
                <w:szCs w:val="24"/>
                <w14:ligatures w14:val="none"/>
              </w:rPr>
            </w:pPr>
            <w:r w:rsidRPr="00EB3266">
              <w:rPr>
                <w:rFonts w:ascii="Times New Roman" w:eastAsia="Times New Roman" w:hAnsi="Times New Roman" w:cs="Times New Roman"/>
                <w:b w:val="0"/>
                <w:bCs w:val="0"/>
                <w:color w:val="000000"/>
                <w:kern w:val="0"/>
                <w:sz w:val="24"/>
                <w:szCs w:val="24"/>
                <w14:ligatures w14:val="none"/>
              </w:rPr>
              <w:t>3</w:t>
            </w:r>
          </w:p>
        </w:tc>
        <w:tc>
          <w:tcPr>
            <w:tcW w:w="960" w:type="dxa"/>
            <w:noWrap/>
            <w:hideMark/>
          </w:tcPr>
          <w:p w14:paraId="4E176B49" w14:textId="77777777" w:rsidR="00EB3266" w:rsidRPr="00EB3266" w:rsidRDefault="00EB3266" w:rsidP="00EB32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EB3266">
              <w:rPr>
                <w:rFonts w:ascii="Times New Roman" w:eastAsia="Times New Roman" w:hAnsi="Times New Roman" w:cs="Times New Roman"/>
                <w:color w:val="000000"/>
                <w:kern w:val="0"/>
                <w:sz w:val="24"/>
                <w:szCs w:val="24"/>
                <w14:ligatures w14:val="none"/>
              </w:rPr>
              <w:t>113</w:t>
            </w:r>
          </w:p>
        </w:tc>
        <w:tc>
          <w:tcPr>
            <w:tcW w:w="960" w:type="dxa"/>
            <w:noWrap/>
            <w:hideMark/>
          </w:tcPr>
          <w:p w14:paraId="737BBCC3" w14:textId="77777777" w:rsidR="00EB3266" w:rsidRPr="00EB3266" w:rsidRDefault="00EB3266" w:rsidP="00EB32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EB3266">
              <w:rPr>
                <w:rFonts w:ascii="Times New Roman" w:eastAsia="Times New Roman" w:hAnsi="Times New Roman" w:cs="Times New Roman"/>
                <w:color w:val="000000"/>
                <w:kern w:val="0"/>
                <w:sz w:val="24"/>
                <w:szCs w:val="24"/>
                <w14:ligatures w14:val="none"/>
              </w:rPr>
              <w:t>628</w:t>
            </w:r>
          </w:p>
        </w:tc>
      </w:tr>
      <w:tr w:rsidR="00EB3266" w:rsidRPr="00EB3266" w14:paraId="40C7BA0A" w14:textId="77777777" w:rsidTr="00EB326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D693DE" w14:textId="77777777" w:rsidR="00EB3266" w:rsidRPr="00EB3266" w:rsidRDefault="00EB3266" w:rsidP="00EB3266">
            <w:pPr>
              <w:jc w:val="right"/>
              <w:rPr>
                <w:rFonts w:ascii="Times New Roman" w:eastAsia="Times New Roman" w:hAnsi="Times New Roman" w:cs="Times New Roman"/>
                <w:b w:val="0"/>
                <w:bCs w:val="0"/>
                <w:color w:val="000000"/>
                <w:kern w:val="0"/>
                <w:sz w:val="24"/>
                <w:szCs w:val="24"/>
                <w14:ligatures w14:val="none"/>
              </w:rPr>
            </w:pPr>
            <w:r w:rsidRPr="00EB3266">
              <w:rPr>
                <w:rFonts w:ascii="Times New Roman" w:eastAsia="Times New Roman" w:hAnsi="Times New Roman" w:cs="Times New Roman"/>
                <w:b w:val="0"/>
                <w:bCs w:val="0"/>
                <w:color w:val="000000"/>
                <w:kern w:val="0"/>
                <w:sz w:val="24"/>
                <w:szCs w:val="24"/>
                <w14:ligatures w14:val="none"/>
              </w:rPr>
              <w:t>4</w:t>
            </w:r>
          </w:p>
        </w:tc>
        <w:tc>
          <w:tcPr>
            <w:tcW w:w="960" w:type="dxa"/>
            <w:noWrap/>
            <w:hideMark/>
          </w:tcPr>
          <w:p w14:paraId="70F36EDB" w14:textId="77777777" w:rsidR="00EB3266" w:rsidRPr="00EB3266" w:rsidRDefault="00EB3266" w:rsidP="00EB326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EB3266">
              <w:rPr>
                <w:rFonts w:ascii="Times New Roman" w:eastAsia="Times New Roman" w:hAnsi="Times New Roman" w:cs="Times New Roman"/>
                <w:color w:val="000000"/>
                <w:kern w:val="0"/>
                <w:sz w:val="24"/>
                <w:szCs w:val="24"/>
                <w14:ligatures w14:val="none"/>
              </w:rPr>
              <w:t>120</w:t>
            </w:r>
          </w:p>
        </w:tc>
        <w:tc>
          <w:tcPr>
            <w:tcW w:w="960" w:type="dxa"/>
            <w:noWrap/>
            <w:hideMark/>
          </w:tcPr>
          <w:p w14:paraId="45F0C523" w14:textId="77777777" w:rsidR="00EB3266" w:rsidRPr="00EB3266" w:rsidRDefault="00EB3266" w:rsidP="00EB326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EB3266">
              <w:rPr>
                <w:rFonts w:ascii="Times New Roman" w:eastAsia="Times New Roman" w:hAnsi="Times New Roman" w:cs="Times New Roman"/>
                <w:color w:val="000000"/>
                <w:kern w:val="0"/>
                <w:sz w:val="24"/>
                <w:szCs w:val="24"/>
                <w14:ligatures w14:val="none"/>
              </w:rPr>
              <w:t>3999</w:t>
            </w:r>
          </w:p>
        </w:tc>
      </w:tr>
      <w:tr w:rsidR="00EB3266" w:rsidRPr="00EB3266" w14:paraId="5386F2CE" w14:textId="77777777" w:rsidTr="00EB3266">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938E1CE" w14:textId="77777777" w:rsidR="00EB3266" w:rsidRPr="00EB3266" w:rsidRDefault="00EB3266" w:rsidP="00EB3266">
            <w:pPr>
              <w:jc w:val="right"/>
              <w:rPr>
                <w:rFonts w:ascii="Times New Roman" w:eastAsia="Times New Roman" w:hAnsi="Times New Roman" w:cs="Times New Roman"/>
                <w:b w:val="0"/>
                <w:bCs w:val="0"/>
                <w:color w:val="000000"/>
                <w:kern w:val="0"/>
                <w:sz w:val="24"/>
                <w:szCs w:val="24"/>
                <w14:ligatures w14:val="none"/>
              </w:rPr>
            </w:pPr>
            <w:r w:rsidRPr="00EB3266">
              <w:rPr>
                <w:rFonts w:ascii="Times New Roman" w:eastAsia="Times New Roman" w:hAnsi="Times New Roman" w:cs="Times New Roman"/>
                <w:b w:val="0"/>
                <w:bCs w:val="0"/>
                <w:color w:val="000000"/>
                <w:kern w:val="0"/>
                <w:sz w:val="24"/>
                <w:szCs w:val="24"/>
                <w14:ligatures w14:val="none"/>
              </w:rPr>
              <w:t>5</w:t>
            </w:r>
          </w:p>
        </w:tc>
        <w:tc>
          <w:tcPr>
            <w:tcW w:w="960" w:type="dxa"/>
            <w:noWrap/>
            <w:hideMark/>
          </w:tcPr>
          <w:p w14:paraId="263B8350" w14:textId="77777777" w:rsidR="00EB3266" w:rsidRPr="00EB3266" w:rsidRDefault="00EB3266" w:rsidP="00EB32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EB3266">
              <w:rPr>
                <w:rFonts w:ascii="Times New Roman" w:eastAsia="Times New Roman" w:hAnsi="Times New Roman" w:cs="Times New Roman"/>
                <w:color w:val="000000"/>
                <w:kern w:val="0"/>
                <w:sz w:val="24"/>
                <w:szCs w:val="24"/>
                <w14:ligatures w14:val="none"/>
              </w:rPr>
              <w:t>121</w:t>
            </w:r>
          </w:p>
        </w:tc>
        <w:tc>
          <w:tcPr>
            <w:tcW w:w="960" w:type="dxa"/>
            <w:noWrap/>
            <w:hideMark/>
          </w:tcPr>
          <w:p w14:paraId="542967FB" w14:textId="77777777" w:rsidR="00EB3266" w:rsidRPr="00EB3266" w:rsidRDefault="00EB3266" w:rsidP="00EB32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EB3266">
              <w:rPr>
                <w:rFonts w:ascii="Times New Roman" w:eastAsia="Times New Roman" w:hAnsi="Times New Roman" w:cs="Times New Roman"/>
                <w:color w:val="000000"/>
                <w:kern w:val="0"/>
                <w:sz w:val="24"/>
                <w:szCs w:val="24"/>
                <w14:ligatures w14:val="none"/>
              </w:rPr>
              <w:t>175175</w:t>
            </w:r>
          </w:p>
        </w:tc>
      </w:tr>
      <w:tr w:rsidR="00EB3266" w:rsidRPr="00EB3266" w14:paraId="36E2921F" w14:textId="77777777" w:rsidTr="00EB326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1DB4E1" w14:textId="77777777" w:rsidR="00EB3266" w:rsidRPr="00EB3266" w:rsidRDefault="00EB3266" w:rsidP="00EB3266">
            <w:pPr>
              <w:jc w:val="right"/>
              <w:rPr>
                <w:rFonts w:ascii="Times New Roman" w:eastAsia="Times New Roman" w:hAnsi="Times New Roman" w:cs="Times New Roman"/>
                <w:b w:val="0"/>
                <w:bCs w:val="0"/>
                <w:color w:val="000000"/>
                <w:kern w:val="0"/>
                <w:sz w:val="24"/>
                <w:szCs w:val="24"/>
                <w14:ligatures w14:val="none"/>
              </w:rPr>
            </w:pPr>
            <w:r w:rsidRPr="00EB3266">
              <w:rPr>
                <w:rFonts w:ascii="Times New Roman" w:eastAsia="Times New Roman" w:hAnsi="Times New Roman" w:cs="Times New Roman"/>
                <w:b w:val="0"/>
                <w:bCs w:val="0"/>
                <w:color w:val="000000"/>
                <w:kern w:val="0"/>
                <w:sz w:val="24"/>
                <w:szCs w:val="24"/>
                <w14:ligatures w14:val="none"/>
              </w:rPr>
              <w:t>6</w:t>
            </w:r>
          </w:p>
        </w:tc>
        <w:tc>
          <w:tcPr>
            <w:tcW w:w="960" w:type="dxa"/>
            <w:noWrap/>
            <w:hideMark/>
          </w:tcPr>
          <w:p w14:paraId="3DB11918" w14:textId="77777777" w:rsidR="00EB3266" w:rsidRPr="00EB3266" w:rsidRDefault="00EB3266" w:rsidP="00EB326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EB3266">
              <w:rPr>
                <w:rFonts w:ascii="Times New Roman" w:eastAsia="Times New Roman" w:hAnsi="Times New Roman" w:cs="Times New Roman"/>
                <w:color w:val="000000"/>
                <w:kern w:val="0"/>
                <w:sz w:val="24"/>
                <w:szCs w:val="24"/>
                <w14:ligatures w14:val="none"/>
              </w:rPr>
              <w:t>122</w:t>
            </w:r>
          </w:p>
        </w:tc>
        <w:tc>
          <w:tcPr>
            <w:tcW w:w="960" w:type="dxa"/>
            <w:noWrap/>
            <w:hideMark/>
          </w:tcPr>
          <w:p w14:paraId="4E1C8336" w14:textId="77777777" w:rsidR="00EB3266" w:rsidRPr="00EB3266" w:rsidRDefault="00EB3266" w:rsidP="00EB326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EB3266">
              <w:rPr>
                <w:rFonts w:ascii="Times New Roman" w:eastAsia="Times New Roman" w:hAnsi="Times New Roman" w:cs="Times New Roman"/>
                <w:color w:val="000000"/>
                <w:kern w:val="0"/>
                <w:sz w:val="24"/>
                <w:szCs w:val="24"/>
                <w14:ligatures w14:val="none"/>
              </w:rPr>
              <w:t>151268</w:t>
            </w:r>
          </w:p>
        </w:tc>
      </w:tr>
      <w:tr w:rsidR="00EB3266" w:rsidRPr="00EB3266" w14:paraId="2C594FD2" w14:textId="77777777" w:rsidTr="00EB3266">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2D0C917F" w14:textId="77777777" w:rsidR="00EB3266" w:rsidRPr="00EB3266" w:rsidRDefault="00EB3266" w:rsidP="00EB3266">
            <w:pPr>
              <w:jc w:val="right"/>
              <w:rPr>
                <w:rFonts w:ascii="Times New Roman" w:eastAsia="Times New Roman" w:hAnsi="Times New Roman" w:cs="Times New Roman"/>
                <w:b w:val="0"/>
                <w:bCs w:val="0"/>
                <w:color w:val="000000"/>
                <w:kern w:val="0"/>
                <w:sz w:val="24"/>
                <w:szCs w:val="24"/>
                <w14:ligatures w14:val="none"/>
              </w:rPr>
            </w:pPr>
            <w:r w:rsidRPr="00EB3266">
              <w:rPr>
                <w:rFonts w:ascii="Times New Roman" w:eastAsia="Times New Roman" w:hAnsi="Times New Roman" w:cs="Times New Roman"/>
                <w:b w:val="0"/>
                <w:bCs w:val="0"/>
                <w:color w:val="000000"/>
                <w:kern w:val="0"/>
                <w:sz w:val="24"/>
                <w:szCs w:val="24"/>
                <w14:ligatures w14:val="none"/>
              </w:rPr>
              <w:t>7</w:t>
            </w:r>
          </w:p>
        </w:tc>
        <w:tc>
          <w:tcPr>
            <w:tcW w:w="960" w:type="dxa"/>
            <w:noWrap/>
            <w:hideMark/>
          </w:tcPr>
          <w:p w14:paraId="56366DA2" w14:textId="77777777" w:rsidR="00EB3266" w:rsidRPr="00EB3266" w:rsidRDefault="00EB3266" w:rsidP="00EB32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EB3266">
              <w:rPr>
                <w:rFonts w:ascii="Times New Roman" w:eastAsia="Times New Roman" w:hAnsi="Times New Roman" w:cs="Times New Roman"/>
                <w:color w:val="000000"/>
                <w:kern w:val="0"/>
                <w:sz w:val="24"/>
                <w:szCs w:val="24"/>
                <w14:ligatures w14:val="none"/>
              </w:rPr>
              <w:t>123</w:t>
            </w:r>
          </w:p>
        </w:tc>
        <w:tc>
          <w:tcPr>
            <w:tcW w:w="960" w:type="dxa"/>
            <w:noWrap/>
            <w:hideMark/>
          </w:tcPr>
          <w:p w14:paraId="0118B80C" w14:textId="77777777" w:rsidR="00EB3266" w:rsidRPr="00EB3266" w:rsidRDefault="00EB3266" w:rsidP="00EB32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EB3266">
              <w:rPr>
                <w:rFonts w:ascii="Times New Roman" w:eastAsia="Times New Roman" w:hAnsi="Times New Roman" w:cs="Times New Roman"/>
                <w:color w:val="000000"/>
                <w:kern w:val="0"/>
                <w:sz w:val="24"/>
                <w:szCs w:val="24"/>
                <w14:ligatures w14:val="none"/>
              </w:rPr>
              <w:t>117403</w:t>
            </w:r>
          </w:p>
        </w:tc>
      </w:tr>
      <w:tr w:rsidR="00EB3266" w:rsidRPr="00EB3266" w14:paraId="175C0815" w14:textId="77777777" w:rsidTr="00EB326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957EC40" w14:textId="77777777" w:rsidR="00EB3266" w:rsidRPr="00EB3266" w:rsidRDefault="00EB3266" w:rsidP="00EB3266">
            <w:pPr>
              <w:jc w:val="right"/>
              <w:rPr>
                <w:rFonts w:ascii="Times New Roman" w:eastAsia="Times New Roman" w:hAnsi="Times New Roman" w:cs="Times New Roman"/>
                <w:b w:val="0"/>
                <w:bCs w:val="0"/>
                <w:color w:val="000000"/>
                <w:kern w:val="0"/>
                <w:sz w:val="24"/>
                <w:szCs w:val="24"/>
                <w14:ligatures w14:val="none"/>
              </w:rPr>
            </w:pPr>
            <w:r w:rsidRPr="00EB3266">
              <w:rPr>
                <w:rFonts w:ascii="Times New Roman" w:eastAsia="Times New Roman" w:hAnsi="Times New Roman" w:cs="Times New Roman"/>
                <w:b w:val="0"/>
                <w:bCs w:val="0"/>
                <w:color w:val="000000"/>
                <w:kern w:val="0"/>
                <w:sz w:val="24"/>
                <w:szCs w:val="24"/>
                <w14:ligatures w14:val="none"/>
              </w:rPr>
              <w:t>8</w:t>
            </w:r>
          </w:p>
        </w:tc>
        <w:tc>
          <w:tcPr>
            <w:tcW w:w="960" w:type="dxa"/>
            <w:noWrap/>
            <w:hideMark/>
          </w:tcPr>
          <w:p w14:paraId="3D0F4B19" w14:textId="77777777" w:rsidR="00EB3266" w:rsidRPr="00EB3266" w:rsidRDefault="00EB3266" w:rsidP="00EB326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EB3266">
              <w:rPr>
                <w:rFonts w:ascii="Times New Roman" w:eastAsia="Times New Roman" w:hAnsi="Times New Roman" w:cs="Times New Roman"/>
                <w:color w:val="000000"/>
                <w:kern w:val="0"/>
                <w:sz w:val="24"/>
                <w:szCs w:val="24"/>
                <w14:ligatures w14:val="none"/>
              </w:rPr>
              <w:t>130</w:t>
            </w:r>
          </w:p>
        </w:tc>
        <w:tc>
          <w:tcPr>
            <w:tcW w:w="960" w:type="dxa"/>
            <w:noWrap/>
            <w:hideMark/>
          </w:tcPr>
          <w:p w14:paraId="0EC0D946" w14:textId="77777777" w:rsidR="00EB3266" w:rsidRPr="00EB3266" w:rsidRDefault="00EB3266" w:rsidP="00EB326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EB3266">
              <w:rPr>
                <w:rFonts w:ascii="Times New Roman" w:eastAsia="Times New Roman" w:hAnsi="Times New Roman" w:cs="Times New Roman"/>
                <w:color w:val="000000"/>
                <w:kern w:val="0"/>
                <w:sz w:val="24"/>
                <w:szCs w:val="24"/>
                <w14:ligatures w14:val="none"/>
              </w:rPr>
              <w:t>1733</w:t>
            </w:r>
          </w:p>
        </w:tc>
      </w:tr>
      <w:tr w:rsidR="00EB3266" w:rsidRPr="00EB3266" w14:paraId="6A0DDECD" w14:textId="77777777" w:rsidTr="00EB3266">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AEC334" w14:textId="77777777" w:rsidR="00EB3266" w:rsidRPr="00EB3266" w:rsidRDefault="00EB3266" w:rsidP="00EB3266">
            <w:pPr>
              <w:jc w:val="right"/>
              <w:rPr>
                <w:rFonts w:ascii="Times New Roman" w:eastAsia="Times New Roman" w:hAnsi="Times New Roman" w:cs="Times New Roman"/>
                <w:b w:val="0"/>
                <w:bCs w:val="0"/>
                <w:color w:val="000000"/>
                <w:kern w:val="0"/>
                <w:sz w:val="24"/>
                <w:szCs w:val="24"/>
                <w14:ligatures w14:val="none"/>
              </w:rPr>
            </w:pPr>
            <w:r w:rsidRPr="00EB3266">
              <w:rPr>
                <w:rFonts w:ascii="Times New Roman" w:eastAsia="Times New Roman" w:hAnsi="Times New Roman" w:cs="Times New Roman"/>
                <w:b w:val="0"/>
                <w:bCs w:val="0"/>
                <w:color w:val="000000"/>
                <w:kern w:val="0"/>
                <w:sz w:val="24"/>
                <w:szCs w:val="24"/>
                <w14:ligatures w14:val="none"/>
              </w:rPr>
              <w:t>9</w:t>
            </w:r>
          </w:p>
        </w:tc>
        <w:tc>
          <w:tcPr>
            <w:tcW w:w="960" w:type="dxa"/>
            <w:noWrap/>
            <w:hideMark/>
          </w:tcPr>
          <w:p w14:paraId="0B8376DD" w14:textId="77777777" w:rsidR="00EB3266" w:rsidRPr="00EB3266" w:rsidRDefault="00EB3266" w:rsidP="00EB32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EB3266">
              <w:rPr>
                <w:rFonts w:ascii="Times New Roman" w:eastAsia="Times New Roman" w:hAnsi="Times New Roman" w:cs="Times New Roman"/>
                <w:color w:val="000000"/>
                <w:kern w:val="0"/>
                <w:sz w:val="24"/>
                <w:szCs w:val="24"/>
                <w14:ligatures w14:val="none"/>
              </w:rPr>
              <w:t>131</w:t>
            </w:r>
          </w:p>
        </w:tc>
        <w:tc>
          <w:tcPr>
            <w:tcW w:w="960" w:type="dxa"/>
            <w:noWrap/>
            <w:hideMark/>
          </w:tcPr>
          <w:p w14:paraId="4D73AF03" w14:textId="77777777" w:rsidR="00EB3266" w:rsidRPr="00EB3266" w:rsidRDefault="00EB3266" w:rsidP="00EB32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EB3266">
              <w:rPr>
                <w:rFonts w:ascii="Times New Roman" w:eastAsia="Times New Roman" w:hAnsi="Times New Roman" w:cs="Times New Roman"/>
                <w:color w:val="000000"/>
                <w:kern w:val="0"/>
                <w:sz w:val="24"/>
                <w:szCs w:val="24"/>
                <w14:ligatures w14:val="none"/>
              </w:rPr>
              <w:t>34033</w:t>
            </w:r>
          </w:p>
        </w:tc>
      </w:tr>
      <w:tr w:rsidR="00EB3266" w:rsidRPr="00EB3266" w14:paraId="2C144378" w14:textId="77777777" w:rsidTr="00EB326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31296113" w14:textId="77777777" w:rsidR="00EB3266" w:rsidRPr="00DA7A33" w:rsidRDefault="00EB3266" w:rsidP="00EB3266">
            <w:pPr>
              <w:jc w:val="right"/>
              <w:rPr>
                <w:rFonts w:ascii="Times New Roman" w:eastAsia="Times New Roman" w:hAnsi="Times New Roman" w:cs="Times New Roman"/>
                <w:b w:val="0"/>
                <w:bCs w:val="0"/>
                <w:kern w:val="0"/>
                <w:sz w:val="24"/>
                <w:szCs w:val="24"/>
                <w14:ligatures w14:val="none"/>
              </w:rPr>
            </w:pPr>
            <w:r w:rsidRPr="00DA7A33">
              <w:rPr>
                <w:rFonts w:ascii="Times New Roman" w:eastAsia="Times New Roman" w:hAnsi="Times New Roman" w:cs="Times New Roman"/>
                <w:b w:val="0"/>
                <w:bCs w:val="0"/>
                <w:kern w:val="0"/>
                <w:sz w:val="24"/>
                <w:szCs w:val="24"/>
                <w14:ligatures w14:val="none"/>
              </w:rPr>
              <w:t>10</w:t>
            </w:r>
          </w:p>
        </w:tc>
        <w:tc>
          <w:tcPr>
            <w:tcW w:w="960" w:type="dxa"/>
            <w:noWrap/>
            <w:hideMark/>
          </w:tcPr>
          <w:p w14:paraId="1B7DE062" w14:textId="77777777" w:rsidR="00EB3266" w:rsidRPr="00DA7A33" w:rsidRDefault="00EB3266" w:rsidP="00EB326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DA7A33">
              <w:rPr>
                <w:rFonts w:ascii="Times New Roman" w:eastAsia="Times New Roman" w:hAnsi="Times New Roman" w:cs="Times New Roman"/>
                <w:kern w:val="0"/>
                <w:sz w:val="24"/>
                <w:szCs w:val="24"/>
                <w14:ligatures w14:val="none"/>
              </w:rPr>
              <w:t>132</w:t>
            </w:r>
          </w:p>
        </w:tc>
        <w:tc>
          <w:tcPr>
            <w:tcW w:w="960" w:type="dxa"/>
            <w:noWrap/>
            <w:hideMark/>
          </w:tcPr>
          <w:p w14:paraId="4715D835" w14:textId="77777777" w:rsidR="00EB3266" w:rsidRPr="00DA7A33" w:rsidRDefault="00EB3266" w:rsidP="00EB326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DA7A33">
              <w:rPr>
                <w:rFonts w:ascii="Times New Roman" w:eastAsia="Times New Roman" w:hAnsi="Times New Roman" w:cs="Times New Roman"/>
                <w:kern w:val="0"/>
                <w:sz w:val="24"/>
                <w:szCs w:val="24"/>
                <w14:ligatures w14:val="none"/>
              </w:rPr>
              <w:t>79415</w:t>
            </w:r>
          </w:p>
        </w:tc>
      </w:tr>
      <w:tr w:rsidR="00EB3266" w:rsidRPr="00EB3266" w14:paraId="1401F224" w14:textId="77777777" w:rsidTr="00EB3266">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206D20BF" w14:textId="77777777" w:rsidR="00EB3266" w:rsidRPr="00DA7A33" w:rsidRDefault="00EB3266" w:rsidP="00EB3266">
            <w:pPr>
              <w:jc w:val="right"/>
              <w:rPr>
                <w:rFonts w:ascii="Times New Roman" w:eastAsia="Times New Roman" w:hAnsi="Times New Roman" w:cs="Times New Roman"/>
                <w:b w:val="0"/>
                <w:bCs w:val="0"/>
                <w:kern w:val="0"/>
                <w:sz w:val="24"/>
                <w:szCs w:val="24"/>
                <w14:ligatures w14:val="none"/>
              </w:rPr>
            </w:pPr>
            <w:r w:rsidRPr="00DA7A33">
              <w:rPr>
                <w:rFonts w:ascii="Times New Roman" w:eastAsia="Times New Roman" w:hAnsi="Times New Roman" w:cs="Times New Roman"/>
                <w:b w:val="0"/>
                <w:bCs w:val="0"/>
                <w:kern w:val="0"/>
                <w:sz w:val="24"/>
                <w:szCs w:val="24"/>
                <w14:ligatures w14:val="none"/>
              </w:rPr>
              <w:t>11</w:t>
            </w:r>
          </w:p>
        </w:tc>
        <w:tc>
          <w:tcPr>
            <w:tcW w:w="960" w:type="dxa"/>
            <w:noWrap/>
            <w:hideMark/>
          </w:tcPr>
          <w:p w14:paraId="158E042C" w14:textId="77777777" w:rsidR="00EB3266" w:rsidRPr="00DA7A33" w:rsidRDefault="00EB3266" w:rsidP="00EB32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DA7A33">
              <w:rPr>
                <w:rFonts w:ascii="Times New Roman" w:eastAsia="Times New Roman" w:hAnsi="Times New Roman" w:cs="Times New Roman"/>
                <w:kern w:val="0"/>
                <w:sz w:val="24"/>
                <w:szCs w:val="24"/>
                <w14:ligatures w14:val="none"/>
              </w:rPr>
              <w:t>133</w:t>
            </w:r>
          </w:p>
        </w:tc>
        <w:tc>
          <w:tcPr>
            <w:tcW w:w="960" w:type="dxa"/>
            <w:noWrap/>
            <w:hideMark/>
          </w:tcPr>
          <w:p w14:paraId="0442DC16" w14:textId="77777777" w:rsidR="00EB3266" w:rsidRPr="00DA7A33" w:rsidRDefault="00EB3266" w:rsidP="00EB32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DA7A33">
              <w:rPr>
                <w:rFonts w:ascii="Times New Roman" w:eastAsia="Times New Roman" w:hAnsi="Times New Roman" w:cs="Times New Roman"/>
                <w:kern w:val="0"/>
                <w:sz w:val="24"/>
                <w:szCs w:val="24"/>
                <w14:ligatures w14:val="none"/>
              </w:rPr>
              <w:t>69319</w:t>
            </w:r>
          </w:p>
        </w:tc>
      </w:tr>
      <w:tr w:rsidR="00EB3266" w:rsidRPr="00EB3266" w14:paraId="748DB381" w14:textId="77777777" w:rsidTr="00EB326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29B300C2" w14:textId="77777777" w:rsidR="00EB3266" w:rsidRPr="00EB3266" w:rsidRDefault="00EB3266" w:rsidP="00EB3266">
            <w:pPr>
              <w:jc w:val="right"/>
              <w:rPr>
                <w:rFonts w:ascii="Times New Roman" w:eastAsia="Times New Roman" w:hAnsi="Times New Roman" w:cs="Times New Roman"/>
                <w:b w:val="0"/>
                <w:bCs w:val="0"/>
                <w:color w:val="000000"/>
                <w:kern w:val="0"/>
                <w:sz w:val="24"/>
                <w:szCs w:val="24"/>
                <w14:ligatures w14:val="none"/>
              </w:rPr>
            </w:pPr>
            <w:r w:rsidRPr="00EB3266">
              <w:rPr>
                <w:rFonts w:ascii="Times New Roman" w:eastAsia="Times New Roman" w:hAnsi="Times New Roman" w:cs="Times New Roman"/>
                <w:b w:val="0"/>
                <w:bCs w:val="0"/>
                <w:color w:val="000000"/>
                <w:kern w:val="0"/>
                <w:sz w:val="24"/>
                <w:szCs w:val="24"/>
                <w14:ligatures w14:val="none"/>
              </w:rPr>
              <w:t>12</w:t>
            </w:r>
          </w:p>
        </w:tc>
        <w:tc>
          <w:tcPr>
            <w:tcW w:w="960" w:type="dxa"/>
            <w:noWrap/>
            <w:hideMark/>
          </w:tcPr>
          <w:p w14:paraId="5330D65C" w14:textId="77777777" w:rsidR="00EB3266" w:rsidRPr="00EB3266" w:rsidRDefault="00EB3266" w:rsidP="00EB326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EB3266">
              <w:rPr>
                <w:rFonts w:ascii="Times New Roman" w:eastAsia="Times New Roman" w:hAnsi="Times New Roman" w:cs="Times New Roman"/>
                <w:color w:val="000000"/>
                <w:kern w:val="0"/>
                <w:sz w:val="24"/>
                <w:szCs w:val="24"/>
                <w14:ligatures w14:val="none"/>
              </w:rPr>
              <w:t>311</w:t>
            </w:r>
          </w:p>
        </w:tc>
        <w:tc>
          <w:tcPr>
            <w:tcW w:w="960" w:type="dxa"/>
            <w:noWrap/>
            <w:hideMark/>
          </w:tcPr>
          <w:p w14:paraId="139C76FE" w14:textId="77777777" w:rsidR="00EB3266" w:rsidRPr="00EB3266" w:rsidRDefault="00EB3266" w:rsidP="00EB326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EB3266">
              <w:rPr>
                <w:rFonts w:ascii="Times New Roman" w:eastAsia="Times New Roman" w:hAnsi="Times New Roman" w:cs="Times New Roman"/>
                <w:color w:val="000000"/>
                <w:kern w:val="0"/>
                <w:sz w:val="24"/>
                <w:szCs w:val="24"/>
                <w14:ligatures w14:val="none"/>
              </w:rPr>
              <w:t>111</w:t>
            </w:r>
          </w:p>
        </w:tc>
      </w:tr>
      <w:tr w:rsidR="00EB3266" w:rsidRPr="00EB3266" w14:paraId="6D3A48BC" w14:textId="77777777" w:rsidTr="00EB3266">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2C55C5" w14:textId="77777777" w:rsidR="00EB3266" w:rsidRPr="00EB3266" w:rsidRDefault="00EB3266" w:rsidP="00EB3266">
            <w:pPr>
              <w:jc w:val="right"/>
              <w:rPr>
                <w:rFonts w:ascii="Times New Roman" w:eastAsia="Times New Roman" w:hAnsi="Times New Roman" w:cs="Times New Roman"/>
                <w:b w:val="0"/>
                <w:bCs w:val="0"/>
                <w:color w:val="000000"/>
                <w:kern w:val="0"/>
                <w:sz w:val="24"/>
                <w:szCs w:val="24"/>
                <w14:ligatures w14:val="none"/>
              </w:rPr>
            </w:pPr>
            <w:r w:rsidRPr="00EB3266">
              <w:rPr>
                <w:rFonts w:ascii="Times New Roman" w:eastAsia="Times New Roman" w:hAnsi="Times New Roman" w:cs="Times New Roman"/>
                <w:b w:val="0"/>
                <w:bCs w:val="0"/>
                <w:color w:val="000000"/>
                <w:kern w:val="0"/>
                <w:sz w:val="24"/>
                <w:szCs w:val="24"/>
                <w14:ligatures w14:val="none"/>
              </w:rPr>
              <w:t>13</w:t>
            </w:r>
          </w:p>
        </w:tc>
        <w:tc>
          <w:tcPr>
            <w:tcW w:w="960" w:type="dxa"/>
            <w:noWrap/>
            <w:hideMark/>
          </w:tcPr>
          <w:p w14:paraId="6EE354C9" w14:textId="77777777" w:rsidR="00EB3266" w:rsidRPr="00EB3266" w:rsidRDefault="00EB3266" w:rsidP="00EB32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EB3266">
              <w:rPr>
                <w:rFonts w:ascii="Times New Roman" w:eastAsia="Times New Roman" w:hAnsi="Times New Roman" w:cs="Times New Roman"/>
                <w:color w:val="000000"/>
                <w:kern w:val="0"/>
                <w:sz w:val="24"/>
                <w:szCs w:val="24"/>
                <w14:ligatures w14:val="none"/>
              </w:rPr>
              <w:t>312</w:t>
            </w:r>
          </w:p>
        </w:tc>
        <w:tc>
          <w:tcPr>
            <w:tcW w:w="960" w:type="dxa"/>
            <w:noWrap/>
            <w:hideMark/>
          </w:tcPr>
          <w:p w14:paraId="2238845B" w14:textId="77777777" w:rsidR="00EB3266" w:rsidRPr="00EB3266" w:rsidRDefault="00EB3266" w:rsidP="00EB32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EB3266">
              <w:rPr>
                <w:rFonts w:ascii="Times New Roman" w:eastAsia="Times New Roman" w:hAnsi="Times New Roman" w:cs="Times New Roman"/>
                <w:color w:val="000000"/>
                <w:kern w:val="0"/>
                <w:sz w:val="24"/>
                <w:szCs w:val="24"/>
                <w14:ligatures w14:val="none"/>
              </w:rPr>
              <w:t>288</w:t>
            </w:r>
          </w:p>
        </w:tc>
      </w:tr>
      <w:tr w:rsidR="00EB3266" w:rsidRPr="00EB3266" w14:paraId="6C03CA57" w14:textId="77777777" w:rsidTr="00EB326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0053E8B" w14:textId="77777777" w:rsidR="00EB3266" w:rsidRPr="00EB3266" w:rsidRDefault="00EB3266" w:rsidP="00EB3266">
            <w:pPr>
              <w:jc w:val="right"/>
              <w:rPr>
                <w:rFonts w:ascii="Times New Roman" w:eastAsia="Times New Roman" w:hAnsi="Times New Roman" w:cs="Times New Roman"/>
                <w:b w:val="0"/>
                <w:bCs w:val="0"/>
                <w:color w:val="000000"/>
                <w:kern w:val="0"/>
                <w:sz w:val="24"/>
                <w:szCs w:val="24"/>
                <w14:ligatures w14:val="none"/>
              </w:rPr>
            </w:pPr>
            <w:r w:rsidRPr="00EB3266">
              <w:rPr>
                <w:rFonts w:ascii="Times New Roman" w:eastAsia="Times New Roman" w:hAnsi="Times New Roman" w:cs="Times New Roman"/>
                <w:b w:val="0"/>
                <w:bCs w:val="0"/>
                <w:color w:val="000000"/>
                <w:kern w:val="0"/>
                <w:sz w:val="24"/>
                <w:szCs w:val="24"/>
                <w14:ligatures w14:val="none"/>
              </w:rPr>
              <w:t>14</w:t>
            </w:r>
          </w:p>
        </w:tc>
        <w:tc>
          <w:tcPr>
            <w:tcW w:w="960" w:type="dxa"/>
            <w:noWrap/>
            <w:hideMark/>
          </w:tcPr>
          <w:p w14:paraId="143D4A38" w14:textId="77777777" w:rsidR="00EB3266" w:rsidRPr="00EB3266" w:rsidRDefault="00EB3266" w:rsidP="00EB326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EB3266">
              <w:rPr>
                <w:rFonts w:ascii="Times New Roman" w:eastAsia="Times New Roman" w:hAnsi="Times New Roman" w:cs="Times New Roman"/>
                <w:color w:val="000000"/>
                <w:kern w:val="0"/>
                <w:sz w:val="24"/>
                <w:szCs w:val="24"/>
                <w14:ligatures w14:val="none"/>
              </w:rPr>
              <w:t>313</w:t>
            </w:r>
          </w:p>
        </w:tc>
        <w:tc>
          <w:tcPr>
            <w:tcW w:w="960" w:type="dxa"/>
            <w:noWrap/>
            <w:hideMark/>
          </w:tcPr>
          <w:p w14:paraId="0E54F33B" w14:textId="77777777" w:rsidR="00EB3266" w:rsidRPr="00EB3266" w:rsidRDefault="00EB3266" w:rsidP="00EB326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EB3266">
              <w:rPr>
                <w:rFonts w:ascii="Times New Roman" w:eastAsia="Times New Roman" w:hAnsi="Times New Roman" w:cs="Times New Roman"/>
                <w:color w:val="000000"/>
                <w:kern w:val="0"/>
                <w:sz w:val="24"/>
                <w:szCs w:val="24"/>
                <w14:ligatures w14:val="none"/>
              </w:rPr>
              <w:t>188</w:t>
            </w:r>
          </w:p>
        </w:tc>
      </w:tr>
      <w:tr w:rsidR="00EB3266" w:rsidRPr="00EB3266" w14:paraId="3358DE8B" w14:textId="77777777" w:rsidTr="00EB3266">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8765660" w14:textId="77777777" w:rsidR="00EB3266" w:rsidRPr="00EB3266" w:rsidRDefault="00EB3266" w:rsidP="00EB3266">
            <w:pPr>
              <w:jc w:val="right"/>
              <w:rPr>
                <w:rFonts w:ascii="Times New Roman" w:eastAsia="Times New Roman" w:hAnsi="Times New Roman" w:cs="Times New Roman"/>
                <w:b w:val="0"/>
                <w:bCs w:val="0"/>
                <w:color w:val="000000"/>
                <w:kern w:val="0"/>
                <w:sz w:val="24"/>
                <w:szCs w:val="24"/>
                <w14:ligatures w14:val="none"/>
              </w:rPr>
            </w:pPr>
            <w:r w:rsidRPr="00EB3266">
              <w:rPr>
                <w:rFonts w:ascii="Times New Roman" w:eastAsia="Times New Roman" w:hAnsi="Times New Roman" w:cs="Times New Roman"/>
                <w:b w:val="0"/>
                <w:bCs w:val="0"/>
                <w:color w:val="000000"/>
                <w:kern w:val="0"/>
                <w:sz w:val="24"/>
                <w:szCs w:val="24"/>
                <w14:ligatures w14:val="none"/>
              </w:rPr>
              <w:t>15</w:t>
            </w:r>
          </w:p>
        </w:tc>
        <w:tc>
          <w:tcPr>
            <w:tcW w:w="960" w:type="dxa"/>
            <w:noWrap/>
            <w:hideMark/>
          </w:tcPr>
          <w:p w14:paraId="1EDC9AEF" w14:textId="77777777" w:rsidR="00EB3266" w:rsidRPr="00EB3266" w:rsidRDefault="00EB3266" w:rsidP="00EB32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EB3266">
              <w:rPr>
                <w:rFonts w:ascii="Times New Roman" w:eastAsia="Times New Roman" w:hAnsi="Times New Roman" w:cs="Times New Roman"/>
                <w:color w:val="000000"/>
                <w:kern w:val="0"/>
                <w:sz w:val="24"/>
                <w:szCs w:val="24"/>
                <w14:ligatures w14:val="none"/>
              </w:rPr>
              <w:t>320</w:t>
            </w:r>
          </w:p>
        </w:tc>
        <w:tc>
          <w:tcPr>
            <w:tcW w:w="960" w:type="dxa"/>
            <w:noWrap/>
            <w:hideMark/>
          </w:tcPr>
          <w:p w14:paraId="1030988C" w14:textId="77777777" w:rsidR="00EB3266" w:rsidRPr="00EB3266" w:rsidRDefault="00EB3266" w:rsidP="00EB32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14:ligatures w14:val="none"/>
              </w:rPr>
            </w:pPr>
            <w:r w:rsidRPr="00EB3266">
              <w:rPr>
                <w:rFonts w:ascii="Times New Roman" w:eastAsia="Times New Roman" w:hAnsi="Times New Roman" w:cs="Times New Roman"/>
                <w:color w:val="000000"/>
                <w:kern w:val="0"/>
                <w:sz w:val="24"/>
                <w:szCs w:val="24"/>
                <w14:ligatures w14:val="none"/>
              </w:rPr>
              <w:t>237</w:t>
            </w:r>
          </w:p>
        </w:tc>
      </w:tr>
      <w:tr w:rsidR="00EB3266" w:rsidRPr="00EB3266" w14:paraId="25005668" w14:textId="77777777" w:rsidTr="00EB326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35E505C" w14:textId="77777777" w:rsidR="00EB3266" w:rsidRPr="00EB3266" w:rsidRDefault="00EB3266" w:rsidP="00EB3266">
            <w:pPr>
              <w:jc w:val="right"/>
              <w:rPr>
                <w:rFonts w:ascii="Times New Roman" w:eastAsia="Times New Roman" w:hAnsi="Times New Roman" w:cs="Times New Roman"/>
                <w:b w:val="0"/>
                <w:bCs w:val="0"/>
                <w:color w:val="FF0000"/>
                <w:kern w:val="0"/>
                <w:sz w:val="24"/>
                <w:szCs w:val="24"/>
                <w14:ligatures w14:val="none"/>
              </w:rPr>
            </w:pPr>
            <w:r w:rsidRPr="00EB3266">
              <w:rPr>
                <w:rFonts w:ascii="Times New Roman" w:eastAsia="Times New Roman" w:hAnsi="Times New Roman" w:cs="Times New Roman"/>
                <w:b w:val="0"/>
                <w:bCs w:val="0"/>
                <w:color w:val="FF0000"/>
                <w:kern w:val="0"/>
                <w:sz w:val="24"/>
                <w:szCs w:val="24"/>
                <w14:ligatures w14:val="none"/>
              </w:rPr>
              <w:t>16</w:t>
            </w:r>
          </w:p>
        </w:tc>
        <w:tc>
          <w:tcPr>
            <w:tcW w:w="960" w:type="dxa"/>
            <w:noWrap/>
            <w:hideMark/>
          </w:tcPr>
          <w:p w14:paraId="043DDFC6" w14:textId="77777777" w:rsidR="00EB3266" w:rsidRPr="00EB3266" w:rsidRDefault="00EB3266" w:rsidP="00EB326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0000"/>
                <w:kern w:val="0"/>
                <w:sz w:val="24"/>
                <w:szCs w:val="24"/>
                <w14:ligatures w14:val="none"/>
              </w:rPr>
            </w:pPr>
            <w:r w:rsidRPr="00EB3266">
              <w:rPr>
                <w:rFonts w:ascii="Times New Roman" w:eastAsia="Times New Roman" w:hAnsi="Times New Roman" w:cs="Times New Roman"/>
                <w:color w:val="FF0000"/>
                <w:kern w:val="0"/>
                <w:sz w:val="24"/>
                <w:szCs w:val="24"/>
                <w14:ligatures w14:val="none"/>
              </w:rPr>
              <w:t>321</w:t>
            </w:r>
          </w:p>
        </w:tc>
        <w:tc>
          <w:tcPr>
            <w:tcW w:w="960" w:type="dxa"/>
            <w:noWrap/>
            <w:hideMark/>
          </w:tcPr>
          <w:p w14:paraId="54BE5644" w14:textId="77777777" w:rsidR="00EB3266" w:rsidRPr="00EB3266" w:rsidRDefault="00EB3266" w:rsidP="00EB326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0000"/>
                <w:kern w:val="0"/>
                <w:sz w:val="24"/>
                <w:szCs w:val="24"/>
                <w14:ligatures w14:val="none"/>
              </w:rPr>
            </w:pPr>
            <w:r w:rsidRPr="00EB3266">
              <w:rPr>
                <w:rFonts w:ascii="Times New Roman" w:eastAsia="Times New Roman" w:hAnsi="Times New Roman" w:cs="Times New Roman"/>
                <w:color w:val="FF0000"/>
                <w:kern w:val="0"/>
                <w:sz w:val="24"/>
                <w:szCs w:val="24"/>
                <w14:ligatures w14:val="none"/>
              </w:rPr>
              <w:t>8287</w:t>
            </w:r>
          </w:p>
        </w:tc>
      </w:tr>
      <w:tr w:rsidR="00EB3266" w:rsidRPr="00EB3266" w14:paraId="1BDB1872" w14:textId="77777777" w:rsidTr="00EB3266">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FF963F" w14:textId="77777777" w:rsidR="00EB3266" w:rsidRPr="00EB3266" w:rsidRDefault="00EB3266" w:rsidP="00EB3266">
            <w:pPr>
              <w:jc w:val="right"/>
              <w:rPr>
                <w:rFonts w:ascii="Times New Roman" w:eastAsia="Times New Roman" w:hAnsi="Times New Roman" w:cs="Times New Roman"/>
                <w:b w:val="0"/>
                <w:bCs w:val="0"/>
                <w:color w:val="FF0000"/>
                <w:kern w:val="0"/>
                <w:sz w:val="24"/>
                <w:szCs w:val="24"/>
                <w14:ligatures w14:val="none"/>
              </w:rPr>
            </w:pPr>
            <w:r w:rsidRPr="00EB3266">
              <w:rPr>
                <w:rFonts w:ascii="Times New Roman" w:eastAsia="Times New Roman" w:hAnsi="Times New Roman" w:cs="Times New Roman"/>
                <w:b w:val="0"/>
                <w:bCs w:val="0"/>
                <w:color w:val="FF0000"/>
                <w:kern w:val="0"/>
                <w:sz w:val="24"/>
                <w:szCs w:val="24"/>
                <w14:ligatures w14:val="none"/>
              </w:rPr>
              <w:t>17</w:t>
            </w:r>
          </w:p>
        </w:tc>
        <w:tc>
          <w:tcPr>
            <w:tcW w:w="960" w:type="dxa"/>
            <w:noWrap/>
            <w:hideMark/>
          </w:tcPr>
          <w:p w14:paraId="2033A6C9" w14:textId="77777777" w:rsidR="00EB3266" w:rsidRPr="00EB3266" w:rsidRDefault="00EB3266" w:rsidP="00EB32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0000"/>
                <w:kern w:val="0"/>
                <w:sz w:val="24"/>
                <w:szCs w:val="24"/>
                <w14:ligatures w14:val="none"/>
              </w:rPr>
            </w:pPr>
            <w:r w:rsidRPr="00EB3266">
              <w:rPr>
                <w:rFonts w:ascii="Times New Roman" w:eastAsia="Times New Roman" w:hAnsi="Times New Roman" w:cs="Times New Roman"/>
                <w:color w:val="FF0000"/>
                <w:kern w:val="0"/>
                <w:sz w:val="24"/>
                <w:szCs w:val="24"/>
                <w14:ligatures w14:val="none"/>
              </w:rPr>
              <w:t>322</w:t>
            </w:r>
          </w:p>
        </w:tc>
        <w:tc>
          <w:tcPr>
            <w:tcW w:w="960" w:type="dxa"/>
            <w:noWrap/>
            <w:hideMark/>
          </w:tcPr>
          <w:p w14:paraId="789233D3" w14:textId="77777777" w:rsidR="00EB3266" w:rsidRPr="00EB3266" w:rsidRDefault="00EB3266" w:rsidP="00EB32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0000"/>
                <w:kern w:val="0"/>
                <w:sz w:val="24"/>
                <w:szCs w:val="24"/>
                <w14:ligatures w14:val="none"/>
              </w:rPr>
            </w:pPr>
            <w:r w:rsidRPr="00EB3266">
              <w:rPr>
                <w:rFonts w:ascii="Times New Roman" w:eastAsia="Times New Roman" w:hAnsi="Times New Roman" w:cs="Times New Roman"/>
                <w:color w:val="FF0000"/>
                <w:kern w:val="0"/>
                <w:sz w:val="24"/>
                <w:szCs w:val="24"/>
                <w14:ligatures w14:val="none"/>
              </w:rPr>
              <w:t>32106</w:t>
            </w:r>
          </w:p>
        </w:tc>
      </w:tr>
      <w:tr w:rsidR="00EB3266" w:rsidRPr="00EB3266" w14:paraId="18E2BC71" w14:textId="77777777" w:rsidTr="00EB326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458B61" w14:textId="77777777" w:rsidR="00EB3266" w:rsidRPr="00EB3266" w:rsidRDefault="00EB3266" w:rsidP="00EB3266">
            <w:pPr>
              <w:jc w:val="right"/>
              <w:rPr>
                <w:rFonts w:ascii="Times New Roman" w:eastAsia="Times New Roman" w:hAnsi="Times New Roman" w:cs="Times New Roman"/>
                <w:b w:val="0"/>
                <w:bCs w:val="0"/>
                <w:color w:val="FF0000"/>
                <w:kern w:val="0"/>
                <w:sz w:val="24"/>
                <w:szCs w:val="24"/>
                <w14:ligatures w14:val="none"/>
              </w:rPr>
            </w:pPr>
            <w:r w:rsidRPr="00EB3266">
              <w:rPr>
                <w:rFonts w:ascii="Times New Roman" w:eastAsia="Times New Roman" w:hAnsi="Times New Roman" w:cs="Times New Roman"/>
                <w:b w:val="0"/>
                <w:bCs w:val="0"/>
                <w:color w:val="FF0000"/>
                <w:kern w:val="0"/>
                <w:sz w:val="24"/>
                <w:szCs w:val="24"/>
                <w14:ligatures w14:val="none"/>
              </w:rPr>
              <w:t>18</w:t>
            </w:r>
          </w:p>
        </w:tc>
        <w:tc>
          <w:tcPr>
            <w:tcW w:w="960" w:type="dxa"/>
            <w:noWrap/>
            <w:hideMark/>
          </w:tcPr>
          <w:p w14:paraId="6A00EA64" w14:textId="77777777" w:rsidR="00EB3266" w:rsidRPr="00EB3266" w:rsidRDefault="00EB3266" w:rsidP="00EB326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0000"/>
                <w:kern w:val="0"/>
                <w:sz w:val="24"/>
                <w:szCs w:val="24"/>
                <w14:ligatures w14:val="none"/>
              </w:rPr>
            </w:pPr>
            <w:r w:rsidRPr="00EB3266">
              <w:rPr>
                <w:rFonts w:ascii="Times New Roman" w:eastAsia="Times New Roman" w:hAnsi="Times New Roman" w:cs="Times New Roman"/>
                <w:color w:val="FF0000"/>
                <w:kern w:val="0"/>
                <w:sz w:val="24"/>
                <w:szCs w:val="24"/>
                <w14:ligatures w14:val="none"/>
              </w:rPr>
              <w:t>323</w:t>
            </w:r>
          </w:p>
        </w:tc>
        <w:tc>
          <w:tcPr>
            <w:tcW w:w="960" w:type="dxa"/>
            <w:noWrap/>
            <w:hideMark/>
          </w:tcPr>
          <w:p w14:paraId="402CFC95" w14:textId="77777777" w:rsidR="00EB3266" w:rsidRPr="00EB3266" w:rsidRDefault="00EB3266" w:rsidP="00EB326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0000"/>
                <w:kern w:val="0"/>
                <w:sz w:val="24"/>
                <w:szCs w:val="24"/>
                <w14:ligatures w14:val="none"/>
              </w:rPr>
            </w:pPr>
            <w:r w:rsidRPr="00EB3266">
              <w:rPr>
                <w:rFonts w:ascii="Times New Roman" w:eastAsia="Times New Roman" w:hAnsi="Times New Roman" w:cs="Times New Roman"/>
                <w:color w:val="FF0000"/>
                <w:kern w:val="0"/>
                <w:sz w:val="24"/>
                <w:szCs w:val="24"/>
                <w14:ligatures w14:val="none"/>
              </w:rPr>
              <w:t>56796</w:t>
            </w:r>
          </w:p>
        </w:tc>
      </w:tr>
      <w:tr w:rsidR="00EB3266" w:rsidRPr="00EB3266" w14:paraId="7FFCAD57" w14:textId="77777777" w:rsidTr="00EB3266">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640C7F" w14:textId="77777777" w:rsidR="00EB3266" w:rsidRPr="00EB3266" w:rsidRDefault="00EB3266" w:rsidP="00EB3266">
            <w:pPr>
              <w:jc w:val="right"/>
              <w:rPr>
                <w:rFonts w:ascii="Times New Roman" w:eastAsia="Times New Roman" w:hAnsi="Times New Roman" w:cs="Times New Roman"/>
                <w:b w:val="0"/>
                <w:bCs w:val="0"/>
                <w:color w:val="FF0000"/>
                <w:kern w:val="0"/>
                <w:sz w:val="24"/>
                <w:szCs w:val="24"/>
                <w14:ligatures w14:val="none"/>
              </w:rPr>
            </w:pPr>
            <w:r w:rsidRPr="00EB3266">
              <w:rPr>
                <w:rFonts w:ascii="Times New Roman" w:eastAsia="Times New Roman" w:hAnsi="Times New Roman" w:cs="Times New Roman"/>
                <w:b w:val="0"/>
                <w:bCs w:val="0"/>
                <w:color w:val="FF0000"/>
                <w:kern w:val="0"/>
                <w:sz w:val="24"/>
                <w:szCs w:val="24"/>
                <w14:ligatures w14:val="none"/>
              </w:rPr>
              <w:t>19</w:t>
            </w:r>
          </w:p>
        </w:tc>
        <w:tc>
          <w:tcPr>
            <w:tcW w:w="960" w:type="dxa"/>
            <w:noWrap/>
            <w:hideMark/>
          </w:tcPr>
          <w:p w14:paraId="12404EFD" w14:textId="77777777" w:rsidR="00EB3266" w:rsidRPr="00EB3266" w:rsidRDefault="00EB3266" w:rsidP="00EB32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0000"/>
                <w:kern w:val="0"/>
                <w:sz w:val="24"/>
                <w:szCs w:val="24"/>
                <w14:ligatures w14:val="none"/>
              </w:rPr>
            </w:pPr>
            <w:r w:rsidRPr="00EB3266">
              <w:rPr>
                <w:rFonts w:ascii="Times New Roman" w:eastAsia="Times New Roman" w:hAnsi="Times New Roman" w:cs="Times New Roman"/>
                <w:color w:val="FF0000"/>
                <w:kern w:val="0"/>
                <w:sz w:val="24"/>
                <w:szCs w:val="24"/>
                <w14:ligatures w14:val="none"/>
              </w:rPr>
              <w:t>330</w:t>
            </w:r>
          </w:p>
        </w:tc>
        <w:tc>
          <w:tcPr>
            <w:tcW w:w="960" w:type="dxa"/>
            <w:noWrap/>
            <w:hideMark/>
          </w:tcPr>
          <w:p w14:paraId="4822F423" w14:textId="77777777" w:rsidR="00EB3266" w:rsidRPr="00EB3266" w:rsidRDefault="00EB3266" w:rsidP="00EB32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0000"/>
                <w:kern w:val="0"/>
                <w:sz w:val="24"/>
                <w:szCs w:val="24"/>
                <w14:ligatures w14:val="none"/>
              </w:rPr>
            </w:pPr>
            <w:r w:rsidRPr="00EB3266">
              <w:rPr>
                <w:rFonts w:ascii="Times New Roman" w:eastAsia="Times New Roman" w:hAnsi="Times New Roman" w:cs="Times New Roman"/>
                <w:color w:val="FF0000"/>
                <w:kern w:val="0"/>
                <w:sz w:val="24"/>
                <w:szCs w:val="24"/>
                <w14:ligatures w14:val="none"/>
              </w:rPr>
              <w:t>66</w:t>
            </w:r>
          </w:p>
        </w:tc>
      </w:tr>
      <w:tr w:rsidR="00EB3266" w:rsidRPr="00EB3266" w14:paraId="230302C4" w14:textId="77777777" w:rsidTr="00EB326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1B92DF83" w14:textId="77777777" w:rsidR="00EB3266" w:rsidRPr="00EB3266" w:rsidRDefault="00EB3266" w:rsidP="00EB3266">
            <w:pPr>
              <w:jc w:val="right"/>
              <w:rPr>
                <w:rFonts w:ascii="Times New Roman" w:eastAsia="Times New Roman" w:hAnsi="Times New Roman" w:cs="Times New Roman"/>
                <w:b w:val="0"/>
                <w:bCs w:val="0"/>
                <w:color w:val="FF0000"/>
                <w:kern w:val="0"/>
                <w:sz w:val="24"/>
                <w:szCs w:val="24"/>
                <w14:ligatures w14:val="none"/>
              </w:rPr>
            </w:pPr>
            <w:r w:rsidRPr="00EB3266">
              <w:rPr>
                <w:rFonts w:ascii="Times New Roman" w:eastAsia="Times New Roman" w:hAnsi="Times New Roman" w:cs="Times New Roman"/>
                <w:b w:val="0"/>
                <w:bCs w:val="0"/>
                <w:color w:val="FF0000"/>
                <w:kern w:val="0"/>
                <w:sz w:val="24"/>
                <w:szCs w:val="24"/>
                <w14:ligatures w14:val="none"/>
              </w:rPr>
              <w:t>20</w:t>
            </w:r>
          </w:p>
        </w:tc>
        <w:tc>
          <w:tcPr>
            <w:tcW w:w="960" w:type="dxa"/>
            <w:noWrap/>
            <w:hideMark/>
          </w:tcPr>
          <w:p w14:paraId="6C9576A2" w14:textId="77777777" w:rsidR="00EB3266" w:rsidRPr="00EB3266" w:rsidRDefault="00EB3266" w:rsidP="00EB326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0000"/>
                <w:kern w:val="0"/>
                <w:sz w:val="24"/>
                <w:szCs w:val="24"/>
                <w14:ligatures w14:val="none"/>
              </w:rPr>
            </w:pPr>
            <w:r w:rsidRPr="00EB3266">
              <w:rPr>
                <w:rFonts w:ascii="Times New Roman" w:eastAsia="Times New Roman" w:hAnsi="Times New Roman" w:cs="Times New Roman"/>
                <w:color w:val="FF0000"/>
                <w:kern w:val="0"/>
                <w:sz w:val="24"/>
                <w:szCs w:val="24"/>
                <w14:ligatures w14:val="none"/>
              </w:rPr>
              <w:t>331</w:t>
            </w:r>
          </w:p>
        </w:tc>
        <w:tc>
          <w:tcPr>
            <w:tcW w:w="960" w:type="dxa"/>
            <w:noWrap/>
            <w:hideMark/>
          </w:tcPr>
          <w:p w14:paraId="3CF52115" w14:textId="77777777" w:rsidR="00EB3266" w:rsidRPr="00EB3266" w:rsidRDefault="00EB3266" w:rsidP="00EB326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0000"/>
                <w:kern w:val="0"/>
                <w:sz w:val="24"/>
                <w:szCs w:val="24"/>
                <w14:ligatures w14:val="none"/>
              </w:rPr>
            </w:pPr>
            <w:r w:rsidRPr="00EB3266">
              <w:rPr>
                <w:rFonts w:ascii="Times New Roman" w:eastAsia="Times New Roman" w:hAnsi="Times New Roman" w:cs="Times New Roman"/>
                <w:color w:val="FF0000"/>
                <w:kern w:val="0"/>
                <w:sz w:val="24"/>
                <w:szCs w:val="24"/>
                <w14:ligatures w14:val="none"/>
              </w:rPr>
              <w:t>1576</w:t>
            </w:r>
          </w:p>
        </w:tc>
      </w:tr>
      <w:tr w:rsidR="00EB3266" w:rsidRPr="00EB3266" w14:paraId="211F5FAA" w14:textId="77777777" w:rsidTr="00EB3266">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8DCE67" w14:textId="77777777" w:rsidR="00EB3266" w:rsidRPr="00EB3266" w:rsidRDefault="00EB3266" w:rsidP="00EB3266">
            <w:pPr>
              <w:jc w:val="right"/>
              <w:rPr>
                <w:rFonts w:ascii="Times New Roman" w:eastAsia="Times New Roman" w:hAnsi="Times New Roman" w:cs="Times New Roman"/>
                <w:b w:val="0"/>
                <w:bCs w:val="0"/>
                <w:color w:val="FF0000"/>
                <w:kern w:val="0"/>
                <w:sz w:val="24"/>
                <w:szCs w:val="24"/>
                <w14:ligatures w14:val="none"/>
              </w:rPr>
            </w:pPr>
            <w:r w:rsidRPr="00EB3266">
              <w:rPr>
                <w:rFonts w:ascii="Times New Roman" w:eastAsia="Times New Roman" w:hAnsi="Times New Roman" w:cs="Times New Roman"/>
                <w:b w:val="0"/>
                <w:bCs w:val="0"/>
                <w:color w:val="FF0000"/>
                <w:kern w:val="0"/>
                <w:sz w:val="24"/>
                <w:szCs w:val="24"/>
                <w14:ligatures w14:val="none"/>
              </w:rPr>
              <w:t>21</w:t>
            </w:r>
          </w:p>
        </w:tc>
        <w:tc>
          <w:tcPr>
            <w:tcW w:w="960" w:type="dxa"/>
            <w:noWrap/>
            <w:hideMark/>
          </w:tcPr>
          <w:p w14:paraId="6C341DE8" w14:textId="77777777" w:rsidR="00EB3266" w:rsidRPr="00EB3266" w:rsidRDefault="00EB3266" w:rsidP="00EB32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0000"/>
                <w:kern w:val="0"/>
                <w:sz w:val="24"/>
                <w:szCs w:val="24"/>
                <w14:ligatures w14:val="none"/>
              </w:rPr>
            </w:pPr>
            <w:r w:rsidRPr="00EB3266">
              <w:rPr>
                <w:rFonts w:ascii="Times New Roman" w:eastAsia="Times New Roman" w:hAnsi="Times New Roman" w:cs="Times New Roman"/>
                <w:color w:val="FF0000"/>
                <w:kern w:val="0"/>
                <w:sz w:val="24"/>
                <w:szCs w:val="24"/>
                <w14:ligatures w14:val="none"/>
              </w:rPr>
              <w:t>332</w:t>
            </w:r>
          </w:p>
        </w:tc>
        <w:tc>
          <w:tcPr>
            <w:tcW w:w="960" w:type="dxa"/>
            <w:noWrap/>
            <w:hideMark/>
          </w:tcPr>
          <w:p w14:paraId="266C3AFA" w14:textId="77777777" w:rsidR="00EB3266" w:rsidRPr="00EB3266" w:rsidRDefault="00EB3266" w:rsidP="00EB32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0000"/>
                <w:kern w:val="0"/>
                <w:sz w:val="24"/>
                <w:szCs w:val="24"/>
                <w14:ligatures w14:val="none"/>
              </w:rPr>
            </w:pPr>
            <w:r w:rsidRPr="00EB3266">
              <w:rPr>
                <w:rFonts w:ascii="Times New Roman" w:eastAsia="Times New Roman" w:hAnsi="Times New Roman" w:cs="Times New Roman"/>
                <w:color w:val="FF0000"/>
                <w:kern w:val="0"/>
                <w:sz w:val="24"/>
                <w:szCs w:val="24"/>
                <w14:ligatures w14:val="none"/>
              </w:rPr>
              <w:t>7310</w:t>
            </w:r>
          </w:p>
        </w:tc>
      </w:tr>
      <w:tr w:rsidR="00EB3266" w:rsidRPr="00EB3266" w14:paraId="442432E9" w14:textId="77777777" w:rsidTr="00EB326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A5C43D" w14:textId="77777777" w:rsidR="00EB3266" w:rsidRPr="00EB3266" w:rsidRDefault="00EB3266" w:rsidP="00EB3266">
            <w:pPr>
              <w:jc w:val="right"/>
              <w:rPr>
                <w:rFonts w:ascii="Times New Roman" w:eastAsia="Times New Roman" w:hAnsi="Times New Roman" w:cs="Times New Roman"/>
                <w:b w:val="0"/>
                <w:bCs w:val="0"/>
                <w:color w:val="FF0000"/>
                <w:kern w:val="0"/>
                <w:sz w:val="24"/>
                <w:szCs w:val="24"/>
                <w14:ligatures w14:val="none"/>
              </w:rPr>
            </w:pPr>
            <w:r w:rsidRPr="00EB3266">
              <w:rPr>
                <w:rFonts w:ascii="Times New Roman" w:eastAsia="Times New Roman" w:hAnsi="Times New Roman" w:cs="Times New Roman"/>
                <w:b w:val="0"/>
                <w:bCs w:val="0"/>
                <w:color w:val="FF0000"/>
                <w:kern w:val="0"/>
                <w:sz w:val="24"/>
                <w:szCs w:val="24"/>
                <w14:ligatures w14:val="none"/>
              </w:rPr>
              <w:t>22</w:t>
            </w:r>
          </w:p>
        </w:tc>
        <w:tc>
          <w:tcPr>
            <w:tcW w:w="960" w:type="dxa"/>
            <w:noWrap/>
            <w:hideMark/>
          </w:tcPr>
          <w:p w14:paraId="31663CF1" w14:textId="77777777" w:rsidR="00EB3266" w:rsidRPr="00EB3266" w:rsidRDefault="00EB3266" w:rsidP="00EB326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0000"/>
                <w:kern w:val="0"/>
                <w:sz w:val="24"/>
                <w:szCs w:val="24"/>
                <w14:ligatures w14:val="none"/>
              </w:rPr>
            </w:pPr>
            <w:r w:rsidRPr="00EB3266">
              <w:rPr>
                <w:rFonts w:ascii="Times New Roman" w:eastAsia="Times New Roman" w:hAnsi="Times New Roman" w:cs="Times New Roman"/>
                <w:color w:val="FF0000"/>
                <w:kern w:val="0"/>
                <w:sz w:val="24"/>
                <w:szCs w:val="24"/>
                <w14:ligatures w14:val="none"/>
              </w:rPr>
              <w:t>333</w:t>
            </w:r>
          </w:p>
        </w:tc>
        <w:tc>
          <w:tcPr>
            <w:tcW w:w="960" w:type="dxa"/>
            <w:noWrap/>
            <w:hideMark/>
          </w:tcPr>
          <w:p w14:paraId="3A3CA8CA" w14:textId="77777777" w:rsidR="00EB3266" w:rsidRPr="00EB3266" w:rsidRDefault="00EB3266" w:rsidP="00EB326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0000"/>
                <w:kern w:val="0"/>
                <w:sz w:val="24"/>
                <w:szCs w:val="24"/>
                <w14:ligatures w14:val="none"/>
              </w:rPr>
            </w:pPr>
            <w:r w:rsidRPr="00EB3266">
              <w:rPr>
                <w:rFonts w:ascii="Times New Roman" w:eastAsia="Times New Roman" w:hAnsi="Times New Roman" w:cs="Times New Roman"/>
                <w:color w:val="FF0000"/>
                <w:kern w:val="0"/>
                <w:sz w:val="24"/>
                <w:szCs w:val="24"/>
                <w14:ligatures w14:val="none"/>
              </w:rPr>
              <w:t>12813</w:t>
            </w:r>
          </w:p>
        </w:tc>
      </w:tr>
    </w:tbl>
    <w:p w14:paraId="637052D4" w14:textId="157C4527" w:rsidR="008A3EFF" w:rsidRPr="00F65CF2" w:rsidRDefault="00F65CF2" w:rsidP="00F65CF2">
      <w:pPr>
        <w:jc w:val="both"/>
        <w:rPr>
          <w:rFonts w:ascii="Times New Roman" w:hAnsi="Times New Roman" w:cs="Times New Roman"/>
          <w:sz w:val="24"/>
          <w:szCs w:val="24"/>
        </w:rPr>
      </w:pPr>
      <w:r w:rsidRPr="00F65CF2">
        <w:rPr>
          <w:rFonts w:ascii="Times New Roman" w:hAnsi="Times New Roman" w:cs="Times New Roman"/>
          <w:sz w:val="24"/>
          <w:szCs w:val="24"/>
        </w:rPr>
        <w:t xml:space="preserve"> </w:t>
      </w:r>
    </w:p>
    <w:p w14:paraId="5F4D6144" w14:textId="4C83215B" w:rsidR="00863D8B" w:rsidRDefault="00B97B9A" w:rsidP="00DB5C9C">
      <w:pPr>
        <w:jc w:val="both"/>
        <w:rPr>
          <w:rFonts w:ascii="Times New Roman" w:hAnsi="Times New Roman" w:cs="Times New Roman"/>
          <w:sz w:val="24"/>
          <w:szCs w:val="24"/>
        </w:rPr>
      </w:pPr>
      <w:r w:rsidRPr="00DB5C9C">
        <w:rPr>
          <w:rFonts w:ascii="Times New Roman" w:hAnsi="Times New Roman" w:cs="Times New Roman"/>
          <w:sz w:val="24"/>
          <w:szCs w:val="24"/>
        </w:rPr>
        <w:t xml:space="preserve">All the </w:t>
      </w:r>
      <w:r w:rsidR="00DB5C9C">
        <w:rPr>
          <w:rFonts w:ascii="Times New Roman" w:hAnsi="Times New Roman" w:cs="Times New Roman"/>
          <w:sz w:val="24"/>
          <w:szCs w:val="24"/>
        </w:rPr>
        <w:t>cells with</w:t>
      </w:r>
      <w:r w:rsidR="00F76C28">
        <w:rPr>
          <w:rFonts w:ascii="Times New Roman" w:hAnsi="Times New Roman" w:cs="Times New Roman"/>
          <w:sz w:val="24"/>
          <w:szCs w:val="24"/>
        </w:rPr>
        <w:t xml:space="preserve"> the </w:t>
      </w:r>
      <w:r w:rsidRPr="00DB5C9C">
        <w:rPr>
          <w:rFonts w:ascii="Times New Roman" w:hAnsi="Times New Roman" w:cs="Times New Roman"/>
          <w:sz w:val="24"/>
          <w:szCs w:val="24"/>
        </w:rPr>
        <w:t xml:space="preserve">values selected were revised </w:t>
      </w:r>
      <w:r w:rsidR="00DB5C9C" w:rsidRPr="00DB5C9C">
        <w:rPr>
          <w:rFonts w:ascii="Times New Roman" w:hAnsi="Times New Roman" w:cs="Times New Roman"/>
          <w:sz w:val="24"/>
          <w:szCs w:val="24"/>
        </w:rPr>
        <w:t>according to</w:t>
      </w:r>
      <w:r w:rsidRPr="00DB5C9C">
        <w:rPr>
          <w:rFonts w:ascii="Times New Roman" w:hAnsi="Times New Roman" w:cs="Times New Roman"/>
          <w:sz w:val="24"/>
          <w:szCs w:val="24"/>
        </w:rPr>
        <w:t xml:space="preserve"> their next cells to </w:t>
      </w:r>
      <w:r w:rsidR="00DD472D">
        <w:rPr>
          <w:rFonts w:ascii="Times New Roman" w:hAnsi="Times New Roman" w:cs="Times New Roman"/>
          <w:sz w:val="24"/>
          <w:szCs w:val="24"/>
        </w:rPr>
        <w:t xml:space="preserve">correct any errors that could be generated during </w:t>
      </w:r>
      <w:r w:rsidR="00F76C28" w:rsidRPr="00DB5C9C">
        <w:rPr>
          <w:rFonts w:ascii="Times New Roman" w:hAnsi="Times New Roman" w:cs="Times New Roman"/>
          <w:sz w:val="24"/>
          <w:szCs w:val="24"/>
        </w:rPr>
        <w:t>reclassification</w:t>
      </w:r>
      <w:r w:rsidRPr="00DB5C9C">
        <w:rPr>
          <w:rFonts w:ascii="Times New Roman" w:hAnsi="Times New Roman" w:cs="Times New Roman"/>
          <w:sz w:val="24"/>
          <w:szCs w:val="24"/>
        </w:rPr>
        <w:t xml:space="preserve">. </w:t>
      </w:r>
      <w:r w:rsidR="006800CE">
        <w:rPr>
          <w:rFonts w:ascii="Times New Roman" w:hAnsi="Times New Roman" w:cs="Times New Roman"/>
          <w:sz w:val="24"/>
          <w:szCs w:val="24"/>
        </w:rPr>
        <w:t>In some cases, th</w:t>
      </w:r>
      <w:r w:rsidR="003B2ED4" w:rsidRPr="00DB5C9C">
        <w:rPr>
          <w:rFonts w:ascii="Times New Roman" w:hAnsi="Times New Roman" w:cs="Times New Roman"/>
          <w:sz w:val="24"/>
          <w:szCs w:val="24"/>
        </w:rPr>
        <w:t>e scale of the hydric soils layer d</w:t>
      </w:r>
      <w:r w:rsidR="00637826">
        <w:rPr>
          <w:rFonts w:ascii="Times New Roman" w:hAnsi="Times New Roman" w:cs="Times New Roman"/>
          <w:sz w:val="24"/>
          <w:szCs w:val="24"/>
        </w:rPr>
        <w:t>id</w:t>
      </w:r>
      <w:r w:rsidR="003B2ED4" w:rsidRPr="00DB5C9C">
        <w:rPr>
          <w:rFonts w:ascii="Times New Roman" w:hAnsi="Times New Roman" w:cs="Times New Roman"/>
          <w:sz w:val="24"/>
          <w:szCs w:val="24"/>
        </w:rPr>
        <w:t xml:space="preserve"> not </w:t>
      </w:r>
      <w:r w:rsidR="00A66554" w:rsidRPr="00DB5C9C">
        <w:rPr>
          <w:rFonts w:ascii="Times New Roman" w:hAnsi="Times New Roman" w:cs="Times New Roman"/>
          <w:sz w:val="24"/>
          <w:szCs w:val="24"/>
        </w:rPr>
        <w:t>match</w:t>
      </w:r>
      <w:r w:rsidR="00DD472D">
        <w:rPr>
          <w:rFonts w:ascii="Times New Roman" w:hAnsi="Times New Roman" w:cs="Times New Roman"/>
          <w:sz w:val="24"/>
          <w:szCs w:val="24"/>
        </w:rPr>
        <w:t xml:space="preserve"> </w:t>
      </w:r>
      <w:r w:rsidR="003B2ED4" w:rsidRPr="00DB5C9C">
        <w:rPr>
          <w:rFonts w:ascii="Times New Roman" w:hAnsi="Times New Roman" w:cs="Times New Roman"/>
          <w:sz w:val="24"/>
          <w:szCs w:val="24"/>
        </w:rPr>
        <w:t xml:space="preserve">with the </w:t>
      </w:r>
      <w:r w:rsidR="004A0370" w:rsidRPr="00DB5C9C">
        <w:rPr>
          <w:rFonts w:ascii="Times New Roman" w:hAnsi="Times New Roman" w:cs="Times New Roman"/>
          <w:sz w:val="24"/>
          <w:szCs w:val="24"/>
        </w:rPr>
        <w:t>other</w:t>
      </w:r>
      <w:r w:rsidR="003B2ED4" w:rsidRPr="00DB5C9C">
        <w:rPr>
          <w:rFonts w:ascii="Times New Roman" w:hAnsi="Times New Roman" w:cs="Times New Roman"/>
          <w:sz w:val="24"/>
          <w:szCs w:val="24"/>
        </w:rPr>
        <w:t xml:space="preserve"> indicators generating </w:t>
      </w:r>
      <w:r w:rsidR="00E633FB">
        <w:rPr>
          <w:rFonts w:ascii="Times New Roman" w:hAnsi="Times New Roman" w:cs="Times New Roman"/>
          <w:sz w:val="24"/>
          <w:szCs w:val="24"/>
        </w:rPr>
        <w:t xml:space="preserve">values of 1 in cells with high TWI and </w:t>
      </w:r>
      <w:r w:rsidR="006800CE">
        <w:rPr>
          <w:rFonts w:ascii="Times New Roman" w:hAnsi="Times New Roman" w:cs="Times New Roman"/>
          <w:sz w:val="24"/>
          <w:szCs w:val="24"/>
        </w:rPr>
        <w:t>NDWI</w:t>
      </w:r>
      <w:r w:rsidR="00706B5D">
        <w:rPr>
          <w:rFonts w:ascii="Times New Roman" w:hAnsi="Times New Roman" w:cs="Times New Roman"/>
          <w:sz w:val="24"/>
          <w:szCs w:val="24"/>
        </w:rPr>
        <w:t xml:space="preserve">, theses cases were corrected one by one. </w:t>
      </w:r>
    </w:p>
    <w:p w14:paraId="4BA1311D" w14:textId="77777777" w:rsidR="004A0370" w:rsidRDefault="004A0370" w:rsidP="00DB5C9C">
      <w:pPr>
        <w:jc w:val="both"/>
        <w:rPr>
          <w:rFonts w:ascii="Times New Roman" w:hAnsi="Times New Roman" w:cs="Times New Roman"/>
          <w:sz w:val="24"/>
          <w:szCs w:val="24"/>
        </w:rPr>
      </w:pPr>
    </w:p>
    <w:p w14:paraId="009945CA" w14:textId="73F63B82" w:rsidR="00D06A1D" w:rsidRDefault="00D06A1D" w:rsidP="00E135D7">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lastRenderedPageBreak/>
        <w:t>Results</w:t>
      </w:r>
    </w:p>
    <w:p w14:paraId="1F019E79" w14:textId="52C9DB28" w:rsidR="00D06A1D" w:rsidRDefault="007337EB" w:rsidP="00D06A1D">
      <w:pPr>
        <w:jc w:val="both"/>
        <w:rPr>
          <w:rFonts w:ascii="Times New Roman" w:hAnsi="Times New Roman" w:cs="Times New Roman"/>
          <w:sz w:val="24"/>
          <w:szCs w:val="24"/>
        </w:rPr>
      </w:pPr>
      <w:r>
        <w:rPr>
          <w:rFonts w:ascii="Times New Roman" w:hAnsi="Times New Roman" w:cs="Times New Roman"/>
          <w:sz w:val="24"/>
          <w:szCs w:val="24"/>
        </w:rPr>
        <w:t xml:space="preserve">The NDWI indicator </w:t>
      </w:r>
      <w:r w:rsidR="000B0E52">
        <w:rPr>
          <w:rFonts w:ascii="Times New Roman" w:hAnsi="Times New Roman" w:cs="Times New Roman"/>
          <w:sz w:val="24"/>
          <w:szCs w:val="24"/>
        </w:rPr>
        <w:t xml:space="preserve">worked </w:t>
      </w:r>
      <w:r w:rsidR="00967A7B">
        <w:rPr>
          <w:rFonts w:ascii="Times New Roman" w:hAnsi="Times New Roman" w:cs="Times New Roman"/>
          <w:sz w:val="24"/>
          <w:szCs w:val="24"/>
        </w:rPr>
        <w:t>well to enhance the presence of open water features in remote sensed digital imagery, eliminating soil and terrestrial vegetation</w:t>
      </w:r>
      <w:r w:rsidR="00B63927">
        <w:rPr>
          <w:rFonts w:ascii="Times New Roman" w:hAnsi="Times New Roman" w:cs="Times New Roman"/>
          <w:i/>
          <w:iCs/>
          <w:sz w:val="24"/>
          <w:szCs w:val="24"/>
        </w:rPr>
        <w:t xml:space="preserve"> </w:t>
      </w:r>
      <w:r w:rsidR="00B63927" w:rsidRPr="00AF2F41">
        <w:rPr>
          <w:rFonts w:ascii="Times New Roman" w:hAnsi="Times New Roman" w:cs="Times New Roman"/>
          <w:sz w:val="24"/>
          <w:szCs w:val="24"/>
        </w:rPr>
        <w:t>(</w:t>
      </w:r>
      <w:r w:rsidR="00AF2F41" w:rsidRPr="00AF2F41">
        <w:rPr>
          <w:rFonts w:ascii="Times New Roman" w:hAnsi="Times New Roman" w:cs="Times New Roman"/>
          <w:sz w:val="24"/>
          <w:szCs w:val="24"/>
        </w:rPr>
        <w:t>McFeeters, 1996)</w:t>
      </w:r>
      <w:r w:rsidR="00B63927" w:rsidRPr="00AF2F41">
        <w:rPr>
          <w:rFonts w:ascii="Times New Roman" w:hAnsi="Times New Roman" w:cs="Times New Roman"/>
          <w:sz w:val="24"/>
          <w:szCs w:val="24"/>
        </w:rPr>
        <w:t>.</w:t>
      </w:r>
      <w:r w:rsidR="00B63927">
        <w:rPr>
          <w:rFonts w:ascii="Times New Roman" w:hAnsi="Times New Roman" w:cs="Times New Roman"/>
          <w:sz w:val="24"/>
          <w:szCs w:val="24"/>
        </w:rPr>
        <w:t xml:space="preserve"> </w:t>
      </w:r>
      <w:r w:rsidR="00AF2F41">
        <w:rPr>
          <w:rFonts w:ascii="Times New Roman" w:hAnsi="Times New Roman" w:cs="Times New Roman"/>
          <w:sz w:val="24"/>
          <w:szCs w:val="24"/>
        </w:rPr>
        <w:t xml:space="preserve">The NDWI obtained </w:t>
      </w:r>
      <w:r w:rsidR="00384EAD">
        <w:rPr>
          <w:rFonts w:ascii="Times New Roman" w:hAnsi="Times New Roman" w:cs="Times New Roman"/>
          <w:sz w:val="24"/>
          <w:szCs w:val="24"/>
        </w:rPr>
        <w:t>was to -1.233 to 0.254</w:t>
      </w:r>
      <w:r w:rsidR="00AF2F41">
        <w:rPr>
          <w:rFonts w:ascii="Times New Roman" w:hAnsi="Times New Roman" w:cs="Times New Roman"/>
          <w:sz w:val="24"/>
          <w:szCs w:val="24"/>
        </w:rPr>
        <w:t xml:space="preserve">, </w:t>
      </w:r>
      <w:r w:rsidR="00967A7B">
        <w:rPr>
          <w:rFonts w:ascii="Times New Roman" w:hAnsi="Times New Roman" w:cs="Times New Roman"/>
          <w:sz w:val="24"/>
          <w:szCs w:val="24"/>
        </w:rPr>
        <w:t xml:space="preserve">where the high values </w:t>
      </w:r>
      <w:r w:rsidR="00D30B2A">
        <w:rPr>
          <w:rFonts w:ascii="Times New Roman" w:hAnsi="Times New Roman" w:cs="Times New Roman"/>
          <w:sz w:val="24"/>
          <w:szCs w:val="24"/>
        </w:rPr>
        <w:t>represent</w:t>
      </w:r>
      <w:r w:rsidR="00967A7B">
        <w:rPr>
          <w:rFonts w:ascii="Times New Roman" w:hAnsi="Times New Roman" w:cs="Times New Roman"/>
          <w:sz w:val="24"/>
          <w:szCs w:val="24"/>
        </w:rPr>
        <w:t xml:space="preserve"> </w:t>
      </w:r>
      <w:r w:rsidR="00901B5F">
        <w:rPr>
          <w:rFonts w:ascii="Times New Roman" w:hAnsi="Times New Roman" w:cs="Times New Roman"/>
          <w:sz w:val="24"/>
          <w:szCs w:val="24"/>
        </w:rPr>
        <w:t xml:space="preserve">water </w:t>
      </w:r>
      <w:r w:rsidR="0089336E">
        <w:rPr>
          <w:rFonts w:ascii="Times New Roman" w:hAnsi="Times New Roman" w:cs="Times New Roman"/>
          <w:sz w:val="24"/>
          <w:szCs w:val="24"/>
        </w:rPr>
        <w:t>features,</w:t>
      </w:r>
      <w:r w:rsidR="00901B5F">
        <w:rPr>
          <w:rFonts w:ascii="Times New Roman" w:hAnsi="Times New Roman" w:cs="Times New Roman"/>
          <w:sz w:val="24"/>
          <w:szCs w:val="24"/>
        </w:rPr>
        <w:t xml:space="preserve"> and the negative values corresponds to soil and terrestrial vegetation</w:t>
      </w:r>
      <w:r w:rsidR="00D30B2A">
        <w:rPr>
          <w:rFonts w:ascii="Times New Roman" w:hAnsi="Times New Roman" w:cs="Times New Roman"/>
          <w:sz w:val="24"/>
          <w:szCs w:val="24"/>
        </w:rPr>
        <w:t xml:space="preserve"> (Figure </w:t>
      </w:r>
      <w:r w:rsidR="00143F87">
        <w:rPr>
          <w:rFonts w:ascii="Times New Roman" w:hAnsi="Times New Roman" w:cs="Times New Roman"/>
          <w:sz w:val="24"/>
          <w:szCs w:val="24"/>
        </w:rPr>
        <w:t>3</w:t>
      </w:r>
      <w:r w:rsidR="00D30B2A">
        <w:rPr>
          <w:rFonts w:ascii="Times New Roman" w:hAnsi="Times New Roman" w:cs="Times New Roman"/>
          <w:sz w:val="24"/>
          <w:szCs w:val="24"/>
        </w:rPr>
        <w:t xml:space="preserve">). </w:t>
      </w:r>
    </w:p>
    <w:p w14:paraId="4AD83ABA" w14:textId="338756FB" w:rsidR="00D30B2A" w:rsidRPr="00D06A1D" w:rsidRDefault="00D30B2A" w:rsidP="00D06A1D">
      <w:pPr>
        <w:jc w:val="both"/>
        <w:rPr>
          <w:rFonts w:ascii="Times New Roman" w:hAnsi="Times New Roman" w:cs="Times New Roman"/>
          <w:sz w:val="24"/>
          <w:szCs w:val="24"/>
        </w:rPr>
      </w:pPr>
      <w:r>
        <w:rPr>
          <w:noProof/>
        </w:rPr>
        <w:drawing>
          <wp:inline distT="0" distB="0" distL="0" distR="0" wp14:anchorId="6A209F24" wp14:editId="309229D8">
            <wp:extent cx="5943600" cy="4635500"/>
            <wp:effectExtent l="0" t="0" r="0" b="0"/>
            <wp:docPr id="2086382616"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82616" name="Picture 1" descr="A map of the united states&#10;&#10;Description automatically generated"/>
                    <pic:cNvPicPr/>
                  </pic:nvPicPr>
                  <pic:blipFill>
                    <a:blip r:embed="rId10"/>
                    <a:stretch>
                      <a:fillRect/>
                    </a:stretch>
                  </pic:blipFill>
                  <pic:spPr>
                    <a:xfrm>
                      <a:off x="0" y="0"/>
                      <a:ext cx="5943600" cy="4635500"/>
                    </a:xfrm>
                    <a:prstGeom prst="rect">
                      <a:avLst/>
                    </a:prstGeom>
                  </pic:spPr>
                </pic:pic>
              </a:graphicData>
            </a:graphic>
          </wp:inline>
        </w:drawing>
      </w:r>
    </w:p>
    <w:p w14:paraId="64BF5360" w14:textId="77777777" w:rsidR="00525AF7" w:rsidRPr="00D30B2A" w:rsidRDefault="00525AF7" w:rsidP="00525AF7">
      <w:pPr>
        <w:pStyle w:val="Caption"/>
        <w:keepNext/>
        <w:ind w:left="360"/>
        <w:jc w:val="both"/>
        <w:rPr>
          <w:rFonts w:ascii="Times New Roman" w:hAnsi="Times New Roman" w:cs="Times New Roman"/>
          <w:i w:val="0"/>
          <w:iCs w:val="0"/>
          <w:color w:val="auto"/>
          <w:sz w:val="24"/>
          <w:szCs w:val="24"/>
        </w:rPr>
      </w:pPr>
      <w:r w:rsidRPr="00D30B2A">
        <w:rPr>
          <w:rFonts w:ascii="Times New Roman" w:hAnsi="Times New Roman" w:cs="Times New Roman"/>
          <w:i w:val="0"/>
          <w:iCs w:val="0"/>
          <w:color w:val="auto"/>
          <w:sz w:val="24"/>
          <w:szCs w:val="24"/>
        </w:rPr>
        <w:t xml:space="preserve">Figure </w:t>
      </w:r>
      <w:r w:rsidRPr="00D30B2A">
        <w:rPr>
          <w:rFonts w:ascii="Times New Roman" w:hAnsi="Times New Roman" w:cs="Times New Roman"/>
          <w:i w:val="0"/>
          <w:iCs w:val="0"/>
          <w:color w:val="auto"/>
          <w:sz w:val="24"/>
          <w:szCs w:val="24"/>
        </w:rPr>
        <w:fldChar w:fldCharType="begin"/>
      </w:r>
      <w:r w:rsidRPr="00D30B2A">
        <w:rPr>
          <w:rFonts w:ascii="Times New Roman" w:hAnsi="Times New Roman" w:cs="Times New Roman"/>
          <w:i w:val="0"/>
          <w:iCs w:val="0"/>
          <w:color w:val="auto"/>
          <w:sz w:val="24"/>
          <w:szCs w:val="24"/>
        </w:rPr>
        <w:instrText xml:space="preserve"> SEQ Figure \* ARABIC </w:instrText>
      </w:r>
      <w:r w:rsidRPr="00D30B2A">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w:t>
      </w:r>
      <w:r w:rsidRPr="00D30B2A">
        <w:rPr>
          <w:rFonts w:ascii="Times New Roman" w:hAnsi="Times New Roman" w:cs="Times New Roman"/>
          <w:i w:val="0"/>
          <w:iCs w:val="0"/>
          <w:color w:val="auto"/>
          <w:sz w:val="24"/>
          <w:szCs w:val="24"/>
        </w:rPr>
        <w:fldChar w:fldCharType="end"/>
      </w:r>
      <w:r w:rsidRPr="00D30B2A">
        <w:rPr>
          <w:rFonts w:ascii="Times New Roman" w:hAnsi="Times New Roman" w:cs="Times New Roman"/>
          <w:i w:val="0"/>
          <w:iCs w:val="0"/>
          <w:color w:val="auto"/>
          <w:sz w:val="24"/>
          <w:szCs w:val="24"/>
        </w:rPr>
        <w:t>. NDWI obtained for study sites.</w:t>
      </w:r>
    </w:p>
    <w:p w14:paraId="14974D27" w14:textId="443C9F7D" w:rsidR="0089336E" w:rsidRDefault="0089336E" w:rsidP="4DD2A11C"/>
    <w:p w14:paraId="565F5360" w14:textId="637558C3" w:rsidR="00614A94" w:rsidRDefault="0089336E" w:rsidP="00884D82">
      <w:pPr>
        <w:jc w:val="both"/>
        <w:rPr>
          <w:rFonts w:ascii="Times New Roman" w:hAnsi="Times New Roman" w:cs="Times New Roman"/>
          <w:sz w:val="24"/>
          <w:szCs w:val="24"/>
        </w:rPr>
      </w:pPr>
      <w:r w:rsidRPr="00884D82">
        <w:rPr>
          <w:rFonts w:ascii="Times New Roman" w:hAnsi="Times New Roman" w:cs="Times New Roman"/>
          <w:sz w:val="24"/>
          <w:szCs w:val="24"/>
        </w:rPr>
        <w:t>The hydric soils classification shows</w:t>
      </w:r>
      <w:r w:rsidR="00090DE4">
        <w:rPr>
          <w:rFonts w:ascii="Times New Roman" w:hAnsi="Times New Roman" w:cs="Times New Roman"/>
          <w:sz w:val="24"/>
          <w:szCs w:val="24"/>
        </w:rPr>
        <w:t xml:space="preserve"> the </w:t>
      </w:r>
      <w:r w:rsidR="002D3316">
        <w:rPr>
          <w:rFonts w:ascii="Times New Roman" w:hAnsi="Times New Roman" w:cs="Times New Roman"/>
          <w:sz w:val="24"/>
          <w:szCs w:val="24"/>
        </w:rPr>
        <w:t>areas with 60</w:t>
      </w:r>
      <w:r w:rsidR="00614A94">
        <w:rPr>
          <w:rFonts w:ascii="Times New Roman" w:hAnsi="Times New Roman" w:cs="Times New Roman"/>
          <w:sz w:val="24"/>
          <w:szCs w:val="24"/>
        </w:rPr>
        <w:t xml:space="preserve">% </w:t>
      </w:r>
      <w:r w:rsidR="00614A94" w:rsidRPr="00884D82">
        <w:rPr>
          <w:rFonts w:ascii="Times New Roman" w:hAnsi="Times New Roman" w:cs="Times New Roman"/>
          <w:sz w:val="24"/>
          <w:szCs w:val="24"/>
        </w:rPr>
        <w:t>or</w:t>
      </w:r>
      <w:r w:rsidR="002D3316">
        <w:rPr>
          <w:rFonts w:ascii="Times New Roman" w:hAnsi="Times New Roman" w:cs="Times New Roman"/>
          <w:sz w:val="24"/>
          <w:szCs w:val="24"/>
        </w:rPr>
        <w:t xml:space="preserve"> more of hydric soils</w:t>
      </w:r>
      <w:r w:rsidR="004C3F0B">
        <w:rPr>
          <w:rFonts w:ascii="Times New Roman" w:hAnsi="Times New Roman" w:cs="Times New Roman"/>
          <w:sz w:val="24"/>
          <w:szCs w:val="24"/>
        </w:rPr>
        <w:t xml:space="preserve"> according the SSURGO spatial database (NRCS, 20</w:t>
      </w:r>
      <w:r w:rsidR="00143F87">
        <w:rPr>
          <w:rFonts w:ascii="Times New Roman" w:hAnsi="Times New Roman" w:cs="Times New Roman"/>
          <w:sz w:val="24"/>
          <w:szCs w:val="24"/>
        </w:rPr>
        <w:t>12</w:t>
      </w:r>
      <w:r w:rsidR="004C3F0B">
        <w:rPr>
          <w:rFonts w:ascii="Times New Roman" w:hAnsi="Times New Roman" w:cs="Times New Roman"/>
          <w:sz w:val="24"/>
          <w:szCs w:val="24"/>
        </w:rPr>
        <w:t>)</w:t>
      </w:r>
      <w:r w:rsidR="00143F87">
        <w:rPr>
          <w:rFonts w:ascii="Times New Roman" w:hAnsi="Times New Roman" w:cs="Times New Roman"/>
          <w:sz w:val="24"/>
          <w:szCs w:val="24"/>
        </w:rPr>
        <w:t xml:space="preserve"> (Figure 4)</w:t>
      </w:r>
      <w:r w:rsidR="004C3F0B">
        <w:rPr>
          <w:rFonts w:ascii="Times New Roman" w:hAnsi="Times New Roman" w:cs="Times New Roman"/>
          <w:sz w:val="24"/>
          <w:szCs w:val="24"/>
        </w:rPr>
        <w:t xml:space="preserve">. </w:t>
      </w:r>
      <w:r w:rsidR="00A02174" w:rsidRPr="00A02174">
        <w:rPr>
          <w:rFonts w:ascii="Times New Roman" w:hAnsi="Times New Roman" w:cs="Times New Roman"/>
          <w:sz w:val="24"/>
          <w:szCs w:val="24"/>
        </w:rPr>
        <w:t>The HS result is compatible with that obtained with the NDWI, even considering that both layers of information were carried out at different scales</w:t>
      </w:r>
      <w:r w:rsidR="00A02174">
        <w:rPr>
          <w:rFonts w:ascii="Times New Roman" w:hAnsi="Times New Roman" w:cs="Times New Roman"/>
          <w:sz w:val="24"/>
          <w:szCs w:val="24"/>
        </w:rPr>
        <w:t xml:space="preserve">. </w:t>
      </w:r>
    </w:p>
    <w:p w14:paraId="1FFCB3A9" w14:textId="72D68C29" w:rsidR="00614A94" w:rsidRPr="00884D82" w:rsidRDefault="00614A94" w:rsidP="00884D82">
      <w:pPr>
        <w:jc w:val="both"/>
        <w:rPr>
          <w:rFonts w:ascii="Times New Roman" w:hAnsi="Times New Roman" w:cs="Times New Roman"/>
          <w:sz w:val="24"/>
          <w:szCs w:val="24"/>
        </w:rPr>
      </w:pPr>
      <w:r>
        <w:rPr>
          <w:noProof/>
        </w:rPr>
        <w:lastRenderedPageBreak/>
        <w:drawing>
          <wp:inline distT="0" distB="0" distL="0" distR="0" wp14:anchorId="2BCBF290" wp14:editId="774E38BA">
            <wp:extent cx="5943600" cy="4591685"/>
            <wp:effectExtent l="0" t="0" r="0" b="0"/>
            <wp:docPr id="16416886"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886" name="Picture 1" descr="A map of the united states&#10;&#10;Description automatically generated"/>
                    <pic:cNvPicPr/>
                  </pic:nvPicPr>
                  <pic:blipFill>
                    <a:blip r:embed="rId11"/>
                    <a:stretch>
                      <a:fillRect/>
                    </a:stretch>
                  </pic:blipFill>
                  <pic:spPr>
                    <a:xfrm>
                      <a:off x="0" y="0"/>
                      <a:ext cx="5943600" cy="4591685"/>
                    </a:xfrm>
                    <a:prstGeom prst="rect">
                      <a:avLst/>
                    </a:prstGeom>
                  </pic:spPr>
                </pic:pic>
              </a:graphicData>
            </a:graphic>
          </wp:inline>
        </w:drawing>
      </w:r>
    </w:p>
    <w:p w14:paraId="437EE7F9" w14:textId="77777777" w:rsidR="00525AF7" w:rsidRPr="00143F87" w:rsidRDefault="00525AF7" w:rsidP="00525AF7">
      <w:pPr>
        <w:pStyle w:val="Caption"/>
        <w:keepNext/>
        <w:ind w:left="360"/>
        <w:jc w:val="both"/>
        <w:rPr>
          <w:rFonts w:ascii="Times New Roman" w:hAnsi="Times New Roman" w:cs="Times New Roman"/>
          <w:i w:val="0"/>
          <w:iCs w:val="0"/>
          <w:color w:val="auto"/>
          <w:sz w:val="24"/>
          <w:szCs w:val="24"/>
        </w:rPr>
      </w:pPr>
      <w:r w:rsidRPr="00143F87">
        <w:rPr>
          <w:rFonts w:ascii="Times New Roman" w:hAnsi="Times New Roman" w:cs="Times New Roman"/>
          <w:i w:val="0"/>
          <w:iCs w:val="0"/>
          <w:color w:val="auto"/>
          <w:sz w:val="24"/>
          <w:szCs w:val="24"/>
        </w:rPr>
        <w:t xml:space="preserve">Figure </w:t>
      </w:r>
      <w:r w:rsidRPr="00143F87">
        <w:rPr>
          <w:rFonts w:ascii="Times New Roman" w:hAnsi="Times New Roman" w:cs="Times New Roman"/>
          <w:i w:val="0"/>
          <w:iCs w:val="0"/>
          <w:color w:val="auto"/>
          <w:sz w:val="24"/>
          <w:szCs w:val="24"/>
        </w:rPr>
        <w:fldChar w:fldCharType="begin"/>
      </w:r>
      <w:r w:rsidRPr="00143F87">
        <w:rPr>
          <w:rFonts w:ascii="Times New Roman" w:hAnsi="Times New Roman" w:cs="Times New Roman"/>
          <w:i w:val="0"/>
          <w:iCs w:val="0"/>
          <w:color w:val="auto"/>
          <w:sz w:val="24"/>
          <w:szCs w:val="24"/>
        </w:rPr>
        <w:instrText xml:space="preserve"> SEQ Figure \* ARABIC </w:instrText>
      </w:r>
      <w:r w:rsidRPr="00143F87">
        <w:rPr>
          <w:rFonts w:ascii="Times New Roman" w:hAnsi="Times New Roman" w:cs="Times New Roman"/>
          <w:i w:val="0"/>
          <w:iCs w:val="0"/>
          <w:color w:val="auto"/>
          <w:sz w:val="24"/>
          <w:szCs w:val="24"/>
        </w:rPr>
        <w:fldChar w:fldCharType="separate"/>
      </w:r>
      <w:r w:rsidRPr="00143F87">
        <w:rPr>
          <w:rFonts w:ascii="Times New Roman" w:hAnsi="Times New Roman" w:cs="Times New Roman"/>
          <w:i w:val="0"/>
          <w:iCs w:val="0"/>
          <w:noProof/>
          <w:color w:val="auto"/>
          <w:sz w:val="24"/>
          <w:szCs w:val="24"/>
        </w:rPr>
        <w:t>4</w:t>
      </w:r>
      <w:r w:rsidRPr="00143F87">
        <w:rPr>
          <w:rFonts w:ascii="Times New Roman" w:hAnsi="Times New Roman" w:cs="Times New Roman"/>
          <w:i w:val="0"/>
          <w:iCs w:val="0"/>
          <w:color w:val="auto"/>
          <w:sz w:val="24"/>
          <w:szCs w:val="24"/>
        </w:rPr>
        <w:fldChar w:fldCharType="end"/>
      </w:r>
      <w:r w:rsidRPr="00143F87">
        <w:rPr>
          <w:rFonts w:ascii="Times New Roman" w:hAnsi="Times New Roman" w:cs="Times New Roman"/>
          <w:i w:val="0"/>
          <w:iCs w:val="0"/>
          <w:color w:val="auto"/>
          <w:sz w:val="24"/>
          <w:szCs w:val="24"/>
        </w:rPr>
        <w:t>. Distribution of hydric soil in study areas.</w:t>
      </w:r>
    </w:p>
    <w:p w14:paraId="29AC312F" w14:textId="7C3A0FE3" w:rsidR="0097371C" w:rsidRDefault="00271363" w:rsidP="00271363">
      <w:pPr>
        <w:jc w:val="both"/>
        <w:rPr>
          <w:rFonts w:ascii="Times New Roman" w:hAnsi="Times New Roman" w:cs="Times New Roman"/>
          <w:sz w:val="24"/>
          <w:szCs w:val="24"/>
        </w:rPr>
      </w:pPr>
      <w:r w:rsidRPr="00271363">
        <w:rPr>
          <w:rFonts w:ascii="Times New Roman" w:hAnsi="Times New Roman" w:cs="Times New Roman"/>
          <w:sz w:val="24"/>
          <w:szCs w:val="24"/>
        </w:rPr>
        <w:t xml:space="preserve">The </w:t>
      </w:r>
      <w:r w:rsidR="00076220">
        <w:rPr>
          <w:rFonts w:ascii="Times New Roman" w:hAnsi="Times New Roman" w:cs="Times New Roman"/>
          <w:sz w:val="24"/>
          <w:szCs w:val="24"/>
        </w:rPr>
        <w:t xml:space="preserve">TWI </w:t>
      </w:r>
      <w:r w:rsidR="0073237F">
        <w:rPr>
          <w:rFonts w:ascii="Times New Roman" w:hAnsi="Times New Roman" w:cs="Times New Roman"/>
          <w:sz w:val="24"/>
          <w:szCs w:val="24"/>
        </w:rPr>
        <w:t xml:space="preserve">defines the tendency of a cell to receiving or accumulating water. </w:t>
      </w:r>
      <w:r w:rsidR="002D7501">
        <w:rPr>
          <w:rFonts w:ascii="Times New Roman" w:hAnsi="Times New Roman" w:cs="Times New Roman"/>
          <w:sz w:val="24"/>
          <w:szCs w:val="24"/>
        </w:rPr>
        <w:t xml:space="preserve">For the </w:t>
      </w:r>
      <w:r w:rsidR="00825B74">
        <w:rPr>
          <w:rFonts w:ascii="Times New Roman" w:hAnsi="Times New Roman" w:cs="Times New Roman"/>
          <w:sz w:val="24"/>
          <w:szCs w:val="24"/>
        </w:rPr>
        <w:t xml:space="preserve">sub-basins studied, the higher TWI </w:t>
      </w:r>
      <w:r w:rsidR="0097371C">
        <w:rPr>
          <w:rFonts w:ascii="Times New Roman" w:hAnsi="Times New Roman" w:cs="Times New Roman"/>
          <w:sz w:val="24"/>
          <w:szCs w:val="24"/>
        </w:rPr>
        <w:t xml:space="preserve">(&gt;7.29) </w:t>
      </w:r>
      <w:r w:rsidR="00825B74">
        <w:rPr>
          <w:rFonts w:ascii="Times New Roman" w:hAnsi="Times New Roman" w:cs="Times New Roman"/>
          <w:sz w:val="24"/>
          <w:szCs w:val="24"/>
        </w:rPr>
        <w:t xml:space="preserve">permits visualize an approximation of the </w:t>
      </w:r>
      <w:r w:rsidR="00E8344F">
        <w:rPr>
          <w:rFonts w:ascii="Times New Roman" w:hAnsi="Times New Roman" w:cs="Times New Roman"/>
          <w:sz w:val="24"/>
          <w:szCs w:val="24"/>
        </w:rPr>
        <w:t xml:space="preserve">water features that matched with the observed with the NDWI indicator and HS indicator (Figure 5). </w:t>
      </w:r>
      <w:r w:rsidR="00CA161E" w:rsidRPr="00CA161E">
        <w:rPr>
          <w:rFonts w:ascii="Times New Roman" w:hAnsi="Times New Roman" w:cs="Times New Roman"/>
          <w:sz w:val="24"/>
          <w:szCs w:val="24"/>
        </w:rPr>
        <w:t>The representation of the water</w:t>
      </w:r>
      <w:r w:rsidR="00CA161E">
        <w:rPr>
          <w:rFonts w:ascii="Times New Roman" w:hAnsi="Times New Roman" w:cs="Times New Roman"/>
          <w:sz w:val="24"/>
          <w:szCs w:val="24"/>
        </w:rPr>
        <w:t xml:space="preserve"> features </w:t>
      </w:r>
      <w:r w:rsidR="00CA161E" w:rsidRPr="00CA161E">
        <w:rPr>
          <w:rFonts w:ascii="Times New Roman" w:hAnsi="Times New Roman" w:cs="Times New Roman"/>
          <w:sz w:val="24"/>
          <w:szCs w:val="24"/>
        </w:rPr>
        <w:t xml:space="preserve">is acceptable, with the understanding that a better resolution in the </w:t>
      </w:r>
      <w:r w:rsidR="00CA161E">
        <w:rPr>
          <w:rFonts w:ascii="Times New Roman" w:hAnsi="Times New Roman" w:cs="Times New Roman"/>
          <w:sz w:val="24"/>
          <w:szCs w:val="24"/>
        </w:rPr>
        <w:t>DEM</w:t>
      </w:r>
      <w:r w:rsidR="00CA161E" w:rsidRPr="00CA161E">
        <w:rPr>
          <w:rFonts w:ascii="Times New Roman" w:hAnsi="Times New Roman" w:cs="Times New Roman"/>
          <w:sz w:val="24"/>
          <w:szCs w:val="24"/>
        </w:rPr>
        <w:t xml:space="preserve"> is necessary to derive a more accurate </w:t>
      </w:r>
      <w:r w:rsidR="00CA161E">
        <w:rPr>
          <w:rFonts w:ascii="Times New Roman" w:hAnsi="Times New Roman" w:cs="Times New Roman"/>
          <w:sz w:val="24"/>
          <w:szCs w:val="24"/>
        </w:rPr>
        <w:t xml:space="preserve">TWI (Wu, 2017). </w:t>
      </w:r>
    </w:p>
    <w:p w14:paraId="33588438" w14:textId="77777777" w:rsidR="00BA1FB3" w:rsidRDefault="00BA1FB3" w:rsidP="00271363">
      <w:pPr>
        <w:jc w:val="both"/>
        <w:rPr>
          <w:rFonts w:ascii="Times New Roman" w:hAnsi="Times New Roman" w:cs="Times New Roman"/>
          <w:sz w:val="24"/>
          <w:szCs w:val="24"/>
        </w:rPr>
      </w:pPr>
    </w:p>
    <w:p w14:paraId="3EA56A3D" w14:textId="77777777" w:rsidR="00BA1FB3" w:rsidRDefault="00BA1FB3" w:rsidP="00271363">
      <w:pPr>
        <w:jc w:val="both"/>
        <w:rPr>
          <w:rFonts w:ascii="Times New Roman" w:hAnsi="Times New Roman" w:cs="Times New Roman"/>
          <w:sz w:val="24"/>
          <w:szCs w:val="24"/>
        </w:rPr>
      </w:pPr>
    </w:p>
    <w:p w14:paraId="1A3C790C" w14:textId="77777777" w:rsidR="00BA1FB3" w:rsidRDefault="00BA1FB3" w:rsidP="00271363">
      <w:pPr>
        <w:jc w:val="both"/>
        <w:rPr>
          <w:rFonts w:ascii="Times New Roman" w:hAnsi="Times New Roman" w:cs="Times New Roman"/>
          <w:sz w:val="24"/>
          <w:szCs w:val="24"/>
        </w:rPr>
      </w:pPr>
    </w:p>
    <w:p w14:paraId="1CC1BFEA" w14:textId="77777777" w:rsidR="00BA1FB3" w:rsidRDefault="00BA1FB3" w:rsidP="00271363">
      <w:pPr>
        <w:jc w:val="both"/>
        <w:rPr>
          <w:rFonts w:ascii="Times New Roman" w:hAnsi="Times New Roman" w:cs="Times New Roman"/>
          <w:sz w:val="24"/>
          <w:szCs w:val="24"/>
        </w:rPr>
      </w:pPr>
    </w:p>
    <w:p w14:paraId="3F806FB2" w14:textId="77777777" w:rsidR="00BA1FB3" w:rsidRDefault="00BA1FB3" w:rsidP="00271363">
      <w:pPr>
        <w:jc w:val="both"/>
        <w:rPr>
          <w:rFonts w:ascii="Times New Roman" w:hAnsi="Times New Roman" w:cs="Times New Roman"/>
          <w:sz w:val="24"/>
          <w:szCs w:val="24"/>
        </w:rPr>
      </w:pPr>
    </w:p>
    <w:p w14:paraId="2640C4BE" w14:textId="77777777" w:rsidR="00BA1FB3" w:rsidRDefault="00BA1FB3" w:rsidP="00271363">
      <w:pPr>
        <w:jc w:val="both"/>
        <w:rPr>
          <w:rFonts w:ascii="Times New Roman" w:hAnsi="Times New Roman" w:cs="Times New Roman"/>
          <w:sz w:val="24"/>
          <w:szCs w:val="24"/>
        </w:rPr>
      </w:pPr>
    </w:p>
    <w:p w14:paraId="1F863E59" w14:textId="2E989BAB" w:rsidR="0011448E" w:rsidRDefault="00BA1FB3" w:rsidP="00271363">
      <w:pPr>
        <w:jc w:val="both"/>
        <w:rPr>
          <w:rFonts w:ascii="Times New Roman" w:hAnsi="Times New Roman" w:cs="Times New Roman"/>
          <w:sz w:val="24"/>
          <w:szCs w:val="24"/>
        </w:rPr>
      </w:pPr>
      <w:r>
        <w:rPr>
          <w:noProof/>
        </w:rPr>
        <w:lastRenderedPageBreak/>
        <w:drawing>
          <wp:inline distT="0" distB="0" distL="0" distR="0" wp14:anchorId="5E718F0B" wp14:editId="141BC3B7">
            <wp:extent cx="5943600" cy="4622165"/>
            <wp:effectExtent l="0" t="0" r="0" b="6985"/>
            <wp:docPr id="1552730947"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30947" name="Picture 1" descr="A map of the united states&#10;&#10;Description automatically generated"/>
                    <pic:cNvPicPr/>
                  </pic:nvPicPr>
                  <pic:blipFill>
                    <a:blip r:embed="rId12"/>
                    <a:stretch>
                      <a:fillRect/>
                    </a:stretch>
                  </pic:blipFill>
                  <pic:spPr>
                    <a:xfrm>
                      <a:off x="0" y="0"/>
                      <a:ext cx="5943600" cy="4622165"/>
                    </a:xfrm>
                    <a:prstGeom prst="rect">
                      <a:avLst/>
                    </a:prstGeom>
                  </pic:spPr>
                </pic:pic>
              </a:graphicData>
            </a:graphic>
          </wp:inline>
        </w:drawing>
      </w:r>
    </w:p>
    <w:p w14:paraId="516BED6B" w14:textId="77777777" w:rsidR="004D2800" w:rsidRDefault="004D2800" w:rsidP="004D2800">
      <w:pPr>
        <w:ind w:left="360"/>
        <w:jc w:val="both"/>
        <w:rPr>
          <w:rFonts w:ascii="Times New Roman" w:hAnsi="Times New Roman" w:cs="Times New Roman"/>
          <w:sz w:val="24"/>
          <w:szCs w:val="24"/>
        </w:rPr>
      </w:pPr>
      <w:r>
        <w:rPr>
          <w:rFonts w:ascii="Times New Roman" w:hAnsi="Times New Roman" w:cs="Times New Roman"/>
          <w:sz w:val="24"/>
          <w:szCs w:val="24"/>
        </w:rPr>
        <w:t xml:space="preserve">Figure 5. Obtained TWI for study areas. </w:t>
      </w:r>
    </w:p>
    <w:p w14:paraId="1134B022" w14:textId="77777777" w:rsidR="00BA1FB3" w:rsidRDefault="00BA1FB3" w:rsidP="00271363">
      <w:pPr>
        <w:jc w:val="both"/>
        <w:rPr>
          <w:rFonts w:ascii="Times New Roman" w:hAnsi="Times New Roman" w:cs="Times New Roman"/>
          <w:sz w:val="24"/>
          <w:szCs w:val="24"/>
        </w:rPr>
      </w:pPr>
    </w:p>
    <w:p w14:paraId="1E36D4B9" w14:textId="77298553" w:rsidR="009C3811" w:rsidRDefault="007C0552" w:rsidP="00271363">
      <w:pPr>
        <w:jc w:val="both"/>
        <w:rPr>
          <w:rFonts w:ascii="Times New Roman" w:hAnsi="Times New Roman" w:cs="Times New Roman"/>
          <w:sz w:val="24"/>
          <w:szCs w:val="24"/>
        </w:rPr>
      </w:pPr>
      <w:r>
        <w:rPr>
          <w:rFonts w:ascii="Times New Roman" w:hAnsi="Times New Roman" w:cs="Times New Roman"/>
          <w:sz w:val="24"/>
          <w:szCs w:val="24"/>
        </w:rPr>
        <w:t>The combination of the three indicators by map algebra</w:t>
      </w:r>
      <w:r w:rsidR="006A72E0">
        <w:rPr>
          <w:rFonts w:ascii="Times New Roman" w:hAnsi="Times New Roman" w:cs="Times New Roman"/>
          <w:sz w:val="24"/>
          <w:szCs w:val="24"/>
        </w:rPr>
        <w:t xml:space="preserve"> results in </w:t>
      </w:r>
      <w:r w:rsidR="00EA43E4">
        <w:rPr>
          <w:rFonts w:ascii="Times New Roman" w:hAnsi="Times New Roman" w:cs="Times New Roman"/>
          <w:sz w:val="24"/>
          <w:szCs w:val="24"/>
        </w:rPr>
        <w:t>a</w:t>
      </w:r>
      <w:r w:rsidR="006A72E0">
        <w:rPr>
          <w:rFonts w:ascii="Times New Roman" w:hAnsi="Times New Roman" w:cs="Times New Roman"/>
          <w:sz w:val="24"/>
          <w:szCs w:val="24"/>
        </w:rPr>
        <w:t xml:space="preserve"> </w:t>
      </w:r>
      <w:r w:rsidR="004F7AB0">
        <w:rPr>
          <w:rFonts w:ascii="Times New Roman" w:hAnsi="Times New Roman" w:cs="Times New Roman"/>
          <w:sz w:val="24"/>
          <w:szCs w:val="24"/>
        </w:rPr>
        <w:t>reliable</w:t>
      </w:r>
      <w:r w:rsidR="006A72E0">
        <w:rPr>
          <w:rFonts w:ascii="Times New Roman" w:hAnsi="Times New Roman" w:cs="Times New Roman"/>
          <w:sz w:val="24"/>
          <w:szCs w:val="24"/>
        </w:rPr>
        <w:t xml:space="preserve"> delineation of wetlands features</w:t>
      </w:r>
      <w:r w:rsidR="004C5F0B">
        <w:rPr>
          <w:rFonts w:ascii="Times New Roman" w:hAnsi="Times New Roman" w:cs="Times New Roman"/>
          <w:sz w:val="24"/>
          <w:szCs w:val="24"/>
        </w:rPr>
        <w:t xml:space="preserve">. The </w:t>
      </w:r>
      <w:r w:rsidR="006B6F40">
        <w:rPr>
          <w:rFonts w:ascii="Times New Roman" w:hAnsi="Times New Roman" w:cs="Times New Roman"/>
          <w:sz w:val="24"/>
          <w:szCs w:val="24"/>
        </w:rPr>
        <w:t xml:space="preserve">intersection of the variables confirms the </w:t>
      </w:r>
      <w:r w:rsidR="00C159B4">
        <w:rPr>
          <w:rFonts w:ascii="Times New Roman" w:hAnsi="Times New Roman" w:cs="Times New Roman"/>
          <w:sz w:val="24"/>
          <w:szCs w:val="24"/>
        </w:rPr>
        <w:t xml:space="preserve">presence of </w:t>
      </w:r>
      <w:r w:rsidR="006B6F40">
        <w:rPr>
          <w:rFonts w:ascii="Times New Roman" w:hAnsi="Times New Roman" w:cs="Times New Roman"/>
          <w:sz w:val="24"/>
          <w:szCs w:val="24"/>
        </w:rPr>
        <w:t xml:space="preserve">wetland in all the study </w:t>
      </w:r>
      <w:r w:rsidR="009D7DBF">
        <w:rPr>
          <w:rFonts w:ascii="Times New Roman" w:hAnsi="Times New Roman" w:cs="Times New Roman"/>
          <w:sz w:val="24"/>
          <w:szCs w:val="24"/>
        </w:rPr>
        <w:t>sites</w:t>
      </w:r>
      <w:r w:rsidR="00BA1FB3">
        <w:rPr>
          <w:rFonts w:ascii="Times New Roman" w:hAnsi="Times New Roman" w:cs="Times New Roman"/>
          <w:sz w:val="24"/>
          <w:szCs w:val="24"/>
        </w:rPr>
        <w:t xml:space="preserve"> </w:t>
      </w:r>
      <w:r w:rsidR="00BA1FB3" w:rsidRPr="009C3811">
        <w:rPr>
          <w:rFonts w:ascii="Times New Roman" w:hAnsi="Times New Roman" w:cs="Times New Roman"/>
          <w:sz w:val="24"/>
          <w:szCs w:val="24"/>
          <w:highlight w:val="yellow"/>
        </w:rPr>
        <w:t xml:space="preserve">(Maps by </w:t>
      </w:r>
      <w:r w:rsidR="009C3811" w:rsidRPr="009C3811">
        <w:rPr>
          <w:rFonts w:ascii="Times New Roman" w:hAnsi="Times New Roman" w:cs="Times New Roman"/>
          <w:sz w:val="24"/>
          <w:szCs w:val="24"/>
          <w:highlight w:val="yellow"/>
        </w:rPr>
        <w:t xml:space="preserve">site, See Appendix </w:t>
      </w:r>
      <w:r w:rsidR="00856CD1">
        <w:rPr>
          <w:rFonts w:ascii="Times New Roman" w:hAnsi="Times New Roman" w:cs="Times New Roman"/>
          <w:sz w:val="24"/>
          <w:szCs w:val="24"/>
          <w:highlight w:val="yellow"/>
        </w:rPr>
        <w:t>2</w:t>
      </w:r>
      <w:r w:rsidR="009C3811" w:rsidRPr="009C3811">
        <w:rPr>
          <w:rFonts w:ascii="Times New Roman" w:hAnsi="Times New Roman" w:cs="Times New Roman"/>
          <w:sz w:val="24"/>
          <w:szCs w:val="24"/>
          <w:highlight w:val="yellow"/>
        </w:rPr>
        <w:t>)</w:t>
      </w:r>
      <w:r w:rsidR="00C159B4">
        <w:rPr>
          <w:rFonts w:ascii="Times New Roman" w:hAnsi="Times New Roman" w:cs="Times New Roman"/>
          <w:sz w:val="24"/>
          <w:szCs w:val="24"/>
          <w:highlight w:val="yellow"/>
        </w:rPr>
        <w:t>.</w:t>
      </w:r>
      <w:r w:rsidR="009D7DBF">
        <w:rPr>
          <w:rFonts w:ascii="Times New Roman" w:hAnsi="Times New Roman" w:cs="Times New Roman"/>
          <w:sz w:val="24"/>
          <w:szCs w:val="24"/>
        </w:rPr>
        <w:t xml:space="preserve"> </w:t>
      </w:r>
      <w:r w:rsidR="00C159B4">
        <w:rPr>
          <w:rFonts w:ascii="Times New Roman" w:hAnsi="Times New Roman" w:cs="Times New Roman"/>
          <w:sz w:val="24"/>
          <w:szCs w:val="24"/>
        </w:rPr>
        <w:t xml:space="preserve"> This methodology shows that </w:t>
      </w:r>
      <w:r w:rsidR="009D7DBF">
        <w:rPr>
          <w:rFonts w:ascii="Times New Roman" w:hAnsi="Times New Roman" w:cs="Times New Roman"/>
          <w:sz w:val="24"/>
          <w:szCs w:val="24"/>
        </w:rPr>
        <w:t>i</w:t>
      </w:r>
      <w:r w:rsidR="00854F11" w:rsidRPr="00854F11">
        <w:rPr>
          <w:rFonts w:ascii="Times New Roman" w:hAnsi="Times New Roman" w:cs="Times New Roman"/>
          <w:sz w:val="24"/>
          <w:szCs w:val="24"/>
        </w:rPr>
        <w:t xml:space="preserve">t is possible to </w:t>
      </w:r>
      <w:r w:rsidR="00C159B4">
        <w:rPr>
          <w:rFonts w:ascii="Times New Roman" w:hAnsi="Times New Roman" w:cs="Times New Roman"/>
          <w:sz w:val="24"/>
          <w:szCs w:val="24"/>
        </w:rPr>
        <w:t xml:space="preserve">map wetland at the watershed level as has been documented in this project. </w:t>
      </w:r>
      <w:r w:rsidR="00F322A3">
        <w:rPr>
          <w:rFonts w:ascii="Times New Roman" w:hAnsi="Times New Roman" w:cs="Times New Roman"/>
          <w:sz w:val="24"/>
          <w:szCs w:val="24"/>
        </w:rPr>
        <w:t xml:space="preserve">The result obtained from the reclassification </w:t>
      </w:r>
      <w:r w:rsidR="00866488">
        <w:rPr>
          <w:rFonts w:ascii="Times New Roman" w:hAnsi="Times New Roman" w:cs="Times New Roman"/>
          <w:sz w:val="24"/>
          <w:szCs w:val="24"/>
        </w:rPr>
        <w:t>match</w:t>
      </w:r>
      <w:r w:rsidR="00BA1FB3">
        <w:rPr>
          <w:rFonts w:ascii="Times New Roman" w:hAnsi="Times New Roman" w:cs="Times New Roman"/>
          <w:sz w:val="24"/>
          <w:szCs w:val="24"/>
        </w:rPr>
        <w:t>ed</w:t>
      </w:r>
      <w:r w:rsidR="00866488">
        <w:rPr>
          <w:rFonts w:ascii="Times New Roman" w:hAnsi="Times New Roman" w:cs="Times New Roman"/>
          <w:sz w:val="24"/>
          <w:szCs w:val="24"/>
        </w:rPr>
        <w:t xml:space="preserve"> </w:t>
      </w:r>
      <w:r w:rsidR="00FD1A32">
        <w:rPr>
          <w:rFonts w:ascii="Times New Roman" w:hAnsi="Times New Roman" w:cs="Times New Roman"/>
          <w:sz w:val="24"/>
          <w:szCs w:val="24"/>
        </w:rPr>
        <w:t>in 9</w:t>
      </w:r>
      <w:r w:rsidR="00CB2E3A">
        <w:rPr>
          <w:rFonts w:ascii="Times New Roman" w:hAnsi="Times New Roman" w:cs="Times New Roman"/>
          <w:sz w:val="24"/>
          <w:szCs w:val="24"/>
        </w:rPr>
        <w:t>6%</w:t>
      </w:r>
      <w:r w:rsidR="0049525B">
        <w:rPr>
          <w:rFonts w:ascii="Times New Roman" w:hAnsi="Times New Roman" w:cs="Times New Roman"/>
          <w:sz w:val="24"/>
          <w:szCs w:val="24"/>
        </w:rPr>
        <w:t xml:space="preserve"> of the cases</w:t>
      </w:r>
      <w:r w:rsidR="00CB2E3A">
        <w:rPr>
          <w:rFonts w:ascii="Times New Roman" w:hAnsi="Times New Roman" w:cs="Times New Roman"/>
          <w:sz w:val="24"/>
          <w:szCs w:val="24"/>
        </w:rPr>
        <w:t xml:space="preserve"> with the </w:t>
      </w:r>
      <w:r w:rsidR="0006483B">
        <w:rPr>
          <w:rFonts w:ascii="Times New Roman" w:hAnsi="Times New Roman" w:cs="Times New Roman"/>
          <w:sz w:val="24"/>
          <w:szCs w:val="24"/>
        </w:rPr>
        <w:t xml:space="preserve">U.S. </w:t>
      </w:r>
      <w:r w:rsidR="00CB2E3A">
        <w:rPr>
          <w:rFonts w:ascii="Times New Roman" w:hAnsi="Times New Roman" w:cs="Times New Roman"/>
          <w:sz w:val="24"/>
          <w:szCs w:val="24"/>
        </w:rPr>
        <w:t>National Wetland</w:t>
      </w:r>
      <w:r w:rsidR="0006483B">
        <w:rPr>
          <w:rFonts w:ascii="Times New Roman" w:hAnsi="Times New Roman" w:cs="Times New Roman"/>
          <w:sz w:val="24"/>
          <w:szCs w:val="24"/>
        </w:rPr>
        <w:t>s</w:t>
      </w:r>
      <w:r w:rsidR="00CB2E3A">
        <w:rPr>
          <w:rFonts w:ascii="Times New Roman" w:hAnsi="Times New Roman" w:cs="Times New Roman"/>
          <w:sz w:val="24"/>
          <w:szCs w:val="24"/>
        </w:rPr>
        <w:t xml:space="preserve"> Inventory</w:t>
      </w:r>
      <w:r w:rsidR="00DF72B7">
        <w:rPr>
          <w:rFonts w:ascii="Times New Roman" w:hAnsi="Times New Roman" w:cs="Times New Roman"/>
          <w:sz w:val="24"/>
          <w:szCs w:val="24"/>
        </w:rPr>
        <w:t xml:space="preserve">. </w:t>
      </w:r>
    </w:p>
    <w:p w14:paraId="77D0925A" w14:textId="77777777" w:rsidR="00BA1FB3" w:rsidRDefault="00BA1FB3" w:rsidP="00271363">
      <w:pPr>
        <w:jc w:val="both"/>
        <w:rPr>
          <w:rFonts w:ascii="Times New Roman" w:hAnsi="Times New Roman" w:cs="Times New Roman"/>
          <w:sz w:val="24"/>
          <w:szCs w:val="24"/>
        </w:rPr>
      </w:pPr>
    </w:p>
    <w:p w14:paraId="47F9CD8B" w14:textId="77777777" w:rsidR="00DF72B7" w:rsidRDefault="00DF72B7" w:rsidP="00271363">
      <w:pPr>
        <w:jc w:val="both"/>
        <w:rPr>
          <w:rFonts w:ascii="Times New Roman" w:hAnsi="Times New Roman" w:cs="Times New Roman"/>
          <w:sz w:val="24"/>
          <w:szCs w:val="24"/>
        </w:rPr>
      </w:pPr>
    </w:p>
    <w:p w14:paraId="1122203D" w14:textId="77777777" w:rsidR="004A15F6" w:rsidRDefault="004A15F6" w:rsidP="00271363">
      <w:pPr>
        <w:jc w:val="both"/>
        <w:rPr>
          <w:rFonts w:ascii="Times New Roman" w:hAnsi="Times New Roman" w:cs="Times New Roman"/>
          <w:sz w:val="24"/>
          <w:szCs w:val="24"/>
        </w:rPr>
      </w:pPr>
    </w:p>
    <w:p w14:paraId="37CDBE57" w14:textId="77777777" w:rsidR="004A15F6" w:rsidRDefault="004A15F6" w:rsidP="00271363">
      <w:pPr>
        <w:jc w:val="both"/>
        <w:rPr>
          <w:rFonts w:ascii="Times New Roman" w:hAnsi="Times New Roman" w:cs="Times New Roman"/>
          <w:sz w:val="24"/>
          <w:szCs w:val="24"/>
        </w:rPr>
      </w:pPr>
    </w:p>
    <w:p w14:paraId="43A5A4F9" w14:textId="420F71F4" w:rsidR="004A15F6" w:rsidRDefault="004A15F6" w:rsidP="00271363">
      <w:pPr>
        <w:jc w:val="both"/>
        <w:rPr>
          <w:rFonts w:ascii="Times New Roman" w:hAnsi="Times New Roman" w:cs="Times New Roman"/>
          <w:sz w:val="24"/>
          <w:szCs w:val="24"/>
        </w:rPr>
      </w:pPr>
    </w:p>
    <w:p w14:paraId="65937B99" w14:textId="77777777" w:rsidR="004A15F6" w:rsidRDefault="004A15F6">
      <w:pPr>
        <w:rPr>
          <w:rFonts w:ascii="Times New Roman" w:hAnsi="Times New Roman" w:cs="Times New Roman"/>
          <w:sz w:val="24"/>
          <w:szCs w:val="24"/>
        </w:rPr>
      </w:pPr>
      <w:r>
        <w:rPr>
          <w:rFonts w:ascii="Times New Roman" w:hAnsi="Times New Roman" w:cs="Times New Roman"/>
          <w:sz w:val="24"/>
          <w:szCs w:val="24"/>
        </w:rPr>
        <w:br w:type="page"/>
      </w:r>
    </w:p>
    <w:p w14:paraId="3227F5DA" w14:textId="3D675578" w:rsidR="004A15F6" w:rsidRDefault="004A15F6" w:rsidP="00271363">
      <w:pPr>
        <w:jc w:val="both"/>
        <w:rPr>
          <w:rFonts w:ascii="Times New Roman" w:hAnsi="Times New Roman" w:cs="Times New Roman"/>
          <w:sz w:val="24"/>
          <w:szCs w:val="24"/>
        </w:rPr>
      </w:pPr>
      <w:r>
        <w:rPr>
          <w:rFonts w:ascii="Times New Roman" w:hAnsi="Times New Roman" w:cs="Times New Roman"/>
          <w:sz w:val="24"/>
          <w:szCs w:val="24"/>
        </w:rPr>
        <w:lastRenderedPageBreak/>
        <w:t>References</w:t>
      </w:r>
    </w:p>
    <w:sdt>
      <w:sdtPr>
        <w:rPr>
          <w:rFonts w:asciiTheme="minorHAnsi" w:eastAsiaTheme="minorHAnsi" w:hAnsiTheme="minorHAnsi" w:cstheme="minorBidi"/>
          <w:color w:val="auto"/>
          <w:kern w:val="2"/>
          <w:sz w:val="22"/>
          <w:szCs w:val="22"/>
          <w14:ligatures w14:val="standardContextual"/>
        </w:rPr>
        <w:id w:val="1550271437"/>
        <w:docPartObj>
          <w:docPartGallery w:val="Bibliographies"/>
          <w:docPartUnique/>
        </w:docPartObj>
      </w:sdtPr>
      <w:sdtEndPr/>
      <w:sdtContent>
        <w:p w14:paraId="02A89BA3" w14:textId="7FA0DCE4" w:rsidR="004A15F6" w:rsidRDefault="004A15F6">
          <w:pPr>
            <w:pStyle w:val="Heading1"/>
          </w:pPr>
        </w:p>
        <w:sdt>
          <w:sdtPr>
            <w:id w:val="111145805"/>
            <w:bibliography/>
          </w:sdtPr>
          <w:sdtEndPr/>
          <w:sdtContent>
            <w:p w14:paraId="03FD127D" w14:textId="77777777" w:rsidR="004A15F6" w:rsidRPr="004A15F6" w:rsidRDefault="004A15F6" w:rsidP="004A15F6">
              <w:pPr>
                <w:pStyle w:val="Bibliography"/>
                <w:ind w:left="720" w:hanging="720"/>
                <w:jc w:val="both"/>
                <w:rPr>
                  <w:rFonts w:ascii="Times New Roman" w:hAnsi="Times New Roman" w:cs="Times New Roman"/>
                  <w:noProof/>
                  <w:kern w:val="0"/>
                  <w:sz w:val="28"/>
                  <w:szCs w:val="28"/>
                  <w14:ligatures w14:val="none"/>
                </w:rPr>
              </w:pPr>
              <w:r w:rsidRPr="004A15F6">
                <w:rPr>
                  <w:rFonts w:ascii="Times New Roman" w:hAnsi="Times New Roman" w:cs="Times New Roman"/>
                  <w:sz w:val="24"/>
                  <w:szCs w:val="24"/>
                </w:rPr>
                <w:fldChar w:fldCharType="begin"/>
              </w:r>
              <w:r w:rsidRPr="004A15F6">
                <w:rPr>
                  <w:rFonts w:ascii="Times New Roman" w:hAnsi="Times New Roman" w:cs="Times New Roman"/>
                  <w:sz w:val="24"/>
                  <w:szCs w:val="24"/>
                </w:rPr>
                <w:instrText xml:space="preserve"> BIBLIOGRAPHY </w:instrText>
              </w:r>
              <w:r w:rsidRPr="004A15F6">
                <w:rPr>
                  <w:rFonts w:ascii="Times New Roman" w:hAnsi="Times New Roman" w:cs="Times New Roman"/>
                  <w:sz w:val="24"/>
                  <w:szCs w:val="24"/>
                </w:rPr>
                <w:fldChar w:fldCharType="separate"/>
              </w:r>
              <w:r w:rsidRPr="004A15F6">
                <w:rPr>
                  <w:rFonts w:ascii="Times New Roman" w:hAnsi="Times New Roman" w:cs="Times New Roman"/>
                  <w:noProof/>
                  <w:sz w:val="24"/>
                  <w:szCs w:val="24"/>
                </w:rPr>
                <w:t xml:space="preserve">Bian, L., Melesse, A. M., Leon, A. S., Verma, V., &amp; Yin, Z. (2021). A deterministic Topographic Wetland Index based on LiDAR-Derived DEM for delineating open-water wetlands. </w:t>
              </w:r>
              <w:r w:rsidRPr="004A15F6">
                <w:rPr>
                  <w:rFonts w:ascii="Times New Roman" w:hAnsi="Times New Roman" w:cs="Times New Roman"/>
                  <w:i/>
                  <w:iCs/>
                  <w:noProof/>
                  <w:sz w:val="24"/>
                  <w:szCs w:val="24"/>
                </w:rPr>
                <w:t>Water, 13</w:t>
              </w:r>
              <w:r w:rsidRPr="004A15F6">
                <w:rPr>
                  <w:rFonts w:ascii="Times New Roman" w:hAnsi="Times New Roman" w:cs="Times New Roman"/>
                  <w:noProof/>
                  <w:sz w:val="24"/>
                  <w:szCs w:val="24"/>
                </w:rPr>
                <w:t>, 2487.</w:t>
              </w:r>
            </w:p>
            <w:p w14:paraId="1EBB022E" w14:textId="77777777" w:rsidR="004A15F6" w:rsidRPr="004A15F6" w:rsidRDefault="004A15F6" w:rsidP="004A15F6">
              <w:pPr>
                <w:pStyle w:val="Bibliography"/>
                <w:ind w:left="720" w:hanging="720"/>
                <w:jc w:val="both"/>
                <w:rPr>
                  <w:rFonts w:ascii="Times New Roman" w:hAnsi="Times New Roman" w:cs="Times New Roman"/>
                  <w:noProof/>
                  <w:sz w:val="24"/>
                  <w:szCs w:val="24"/>
                </w:rPr>
              </w:pPr>
              <w:r w:rsidRPr="004A15F6">
                <w:rPr>
                  <w:rFonts w:ascii="Times New Roman" w:hAnsi="Times New Roman" w:cs="Times New Roman"/>
                  <w:noProof/>
                  <w:sz w:val="24"/>
                  <w:szCs w:val="24"/>
                </w:rPr>
                <w:t xml:space="preserve">Carter, V. (1999). Technical aspects of wetlands: Wetland hydroloy, water quality, and associated functions. </w:t>
              </w:r>
              <w:r w:rsidRPr="004A15F6">
                <w:rPr>
                  <w:rFonts w:ascii="Times New Roman" w:hAnsi="Times New Roman" w:cs="Times New Roman"/>
                  <w:i/>
                  <w:iCs/>
                  <w:noProof/>
                  <w:sz w:val="24"/>
                  <w:szCs w:val="24"/>
                </w:rPr>
                <w:t xml:space="preserve">United States Geological Survey Water Supply Paper </w:t>
              </w:r>
              <w:r w:rsidRPr="004A15F6">
                <w:rPr>
                  <w:rFonts w:ascii="Times New Roman" w:hAnsi="Times New Roman" w:cs="Times New Roman"/>
                  <w:noProof/>
                  <w:sz w:val="24"/>
                  <w:szCs w:val="24"/>
                </w:rPr>
                <w:t>.</w:t>
              </w:r>
            </w:p>
            <w:p w14:paraId="074F5E1B" w14:textId="77777777" w:rsidR="004A15F6" w:rsidRPr="004A15F6" w:rsidRDefault="004A15F6" w:rsidP="004A15F6">
              <w:pPr>
                <w:pStyle w:val="Bibliography"/>
                <w:ind w:left="720" w:hanging="720"/>
                <w:jc w:val="both"/>
                <w:rPr>
                  <w:rFonts w:ascii="Times New Roman" w:hAnsi="Times New Roman" w:cs="Times New Roman"/>
                  <w:noProof/>
                  <w:sz w:val="24"/>
                  <w:szCs w:val="24"/>
                </w:rPr>
              </w:pPr>
              <w:r w:rsidRPr="004A15F6">
                <w:rPr>
                  <w:rFonts w:ascii="Times New Roman" w:hAnsi="Times New Roman" w:cs="Times New Roman"/>
                  <w:noProof/>
                  <w:sz w:val="24"/>
                  <w:szCs w:val="24"/>
                </w:rPr>
                <w:t xml:space="preserve">Duda, T., &amp; Canty, M. (2002). Unsupervised classification of satellite imagery: choosing a good algorithm. </w:t>
              </w:r>
              <w:r w:rsidRPr="004A15F6">
                <w:rPr>
                  <w:rFonts w:ascii="Times New Roman" w:hAnsi="Times New Roman" w:cs="Times New Roman"/>
                  <w:i/>
                  <w:iCs/>
                  <w:noProof/>
                  <w:sz w:val="24"/>
                  <w:szCs w:val="24"/>
                </w:rPr>
                <w:t>International Journal of Remote Sensing, 23</w:t>
              </w:r>
              <w:r w:rsidRPr="004A15F6">
                <w:rPr>
                  <w:rFonts w:ascii="Times New Roman" w:hAnsi="Times New Roman" w:cs="Times New Roman"/>
                  <w:noProof/>
                  <w:sz w:val="24"/>
                  <w:szCs w:val="24"/>
                </w:rPr>
                <w:t>, 2193-2212.</w:t>
              </w:r>
            </w:p>
            <w:p w14:paraId="0AD9D88D" w14:textId="77777777" w:rsidR="004A15F6" w:rsidRPr="004A15F6" w:rsidRDefault="004A15F6" w:rsidP="004A15F6">
              <w:pPr>
                <w:pStyle w:val="Bibliography"/>
                <w:ind w:left="720" w:hanging="720"/>
                <w:jc w:val="both"/>
                <w:rPr>
                  <w:rFonts w:ascii="Times New Roman" w:hAnsi="Times New Roman" w:cs="Times New Roman"/>
                  <w:noProof/>
                  <w:sz w:val="24"/>
                  <w:szCs w:val="24"/>
                </w:rPr>
              </w:pPr>
              <w:r w:rsidRPr="004A15F6">
                <w:rPr>
                  <w:rFonts w:ascii="Times New Roman" w:hAnsi="Times New Roman" w:cs="Times New Roman"/>
                  <w:noProof/>
                  <w:sz w:val="24"/>
                  <w:szCs w:val="24"/>
                </w:rPr>
                <w:t xml:space="preserve">Lang , M., McCarty, G., Oesterling, R., &amp; Yeo, I. (2013). Topographic Metrics for improved mapping of forested wetlands. </w:t>
              </w:r>
              <w:r w:rsidRPr="004A15F6">
                <w:rPr>
                  <w:rFonts w:ascii="Times New Roman" w:hAnsi="Times New Roman" w:cs="Times New Roman"/>
                  <w:i/>
                  <w:iCs/>
                  <w:noProof/>
                  <w:sz w:val="24"/>
                  <w:szCs w:val="24"/>
                </w:rPr>
                <w:t>Wetlands, 33</w:t>
              </w:r>
              <w:r w:rsidRPr="004A15F6">
                <w:rPr>
                  <w:rFonts w:ascii="Times New Roman" w:hAnsi="Times New Roman" w:cs="Times New Roman"/>
                  <w:noProof/>
                  <w:sz w:val="24"/>
                  <w:szCs w:val="24"/>
                </w:rPr>
                <w:t>, 141-155.</w:t>
              </w:r>
            </w:p>
            <w:p w14:paraId="6255492D" w14:textId="77777777" w:rsidR="004A15F6" w:rsidRPr="004A15F6" w:rsidRDefault="004A15F6" w:rsidP="004A15F6">
              <w:pPr>
                <w:pStyle w:val="Bibliography"/>
                <w:ind w:left="720" w:hanging="720"/>
                <w:jc w:val="both"/>
                <w:rPr>
                  <w:rFonts w:ascii="Times New Roman" w:hAnsi="Times New Roman" w:cs="Times New Roman"/>
                  <w:noProof/>
                  <w:sz w:val="24"/>
                  <w:szCs w:val="24"/>
                </w:rPr>
              </w:pPr>
              <w:r w:rsidRPr="004A15F6">
                <w:rPr>
                  <w:rFonts w:ascii="Times New Roman" w:hAnsi="Times New Roman" w:cs="Times New Roman"/>
                  <w:noProof/>
                  <w:sz w:val="24"/>
                  <w:szCs w:val="24"/>
                </w:rPr>
                <w:t xml:space="preserve">Lang, M., &amp; McCarty, G. (2009). Lidar intensity for improved detection of inundation below the forest canopy. </w:t>
              </w:r>
              <w:r w:rsidRPr="004A15F6">
                <w:rPr>
                  <w:rFonts w:ascii="Times New Roman" w:hAnsi="Times New Roman" w:cs="Times New Roman"/>
                  <w:i/>
                  <w:iCs/>
                  <w:noProof/>
                  <w:sz w:val="24"/>
                  <w:szCs w:val="24"/>
                </w:rPr>
                <w:t>Wetlands, 29</w:t>
              </w:r>
              <w:r w:rsidRPr="004A15F6">
                <w:rPr>
                  <w:rFonts w:ascii="Times New Roman" w:hAnsi="Times New Roman" w:cs="Times New Roman"/>
                  <w:noProof/>
                  <w:sz w:val="24"/>
                  <w:szCs w:val="24"/>
                </w:rPr>
                <w:t>, 1166-1178.</w:t>
              </w:r>
            </w:p>
            <w:p w14:paraId="7CE526C6" w14:textId="77777777" w:rsidR="004A15F6" w:rsidRPr="004A15F6" w:rsidRDefault="004A15F6" w:rsidP="004A15F6">
              <w:pPr>
                <w:pStyle w:val="Bibliography"/>
                <w:ind w:left="720" w:hanging="720"/>
                <w:jc w:val="both"/>
                <w:rPr>
                  <w:rFonts w:ascii="Times New Roman" w:hAnsi="Times New Roman" w:cs="Times New Roman"/>
                  <w:noProof/>
                  <w:sz w:val="24"/>
                  <w:szCs w:val="24"/>
                </w:rPr>
              </w:pPr>
              <w:r w:rsidRPr="004A15F6">
                <w:rPr>
                  <w:rFonts w:ascii="Times New Roman" w:hAnsi="Times New Roman" w:cs="Times New Roman"/>
                  <w:noProof/>
                  <w:sz w:val="24"/>
                  <w:szCs w:val="24"/>
                </w:rPr>
                <w:t xml:space="preserve">Mattivi, P., Franci, F., Lambertini, A., &amp; Bitelli, G. (2019). TWI computation: a comparison of different open source GISs. </w:t>
              </w:r>
              <w:r w:rsidRPr="004A15F6">
                <w:rPr>
                  <w:rFonts w:ascii="Times New Roman" w:hAnsi="Times New Roman" w:cs="Times New Roman"/>
                  <w:i/>
                  <w:iCs/>
                  <w:noProof/>
                  <w:sz w:val="24"/>
                  <w:szCs w:val="24"/>
                </w:rPr>
                <w:t>Open Geospatial Data, Software and Standards</w:t>
              </w:r>
              <w:r w:rsidRPr="004A15F6">
                <w:rPr>
                  <w:rFonts w:ascii="Times New Roman" w:hAnsi="Times New Roman" w:cs="Times New Roman"/>
                  <w:noProof/>
                  <w:sz w:val="24"/>
                  <w:szCs w:val="24"/>
                </w:rPr>
                <w:t>, 1-12.</w:t>
              </w:r>
            </w:p>
            <w:p w14:paraId="7E0D7B8D" w14:textId="77777777" w:rsidR="004A15F6" w:rsidRPr="004A15F6" w:rsidRDefault="004A15F6" w:rsidP="004A15F6">
              <w:pPr>
                <w:pStyle w:val="Bibliography"/>
                <w:ind w:left="720" w:hanging="720"/>
                <w:jc w:val="both"/>
                <w:rPr>
                  <w:rFonts w:ascii="Times New Roman" w:hAnsi="Times New Roman" w:cs="Times New Roman"/>
                  <w:noProof/>
                  <w:sz w:val="24"/>
                  <w:szCs w:val="24"/>
                </w:rPr>
              </w:pPr>
              <w:r w:rsidRPr="004A15F6">
                <w:rPr>
                  <w:rFonts w:ascii="Times New Roman" w:hAnsi="Times New Roman" w:cs="Times New Roman"/>
                  <w:noProof/>
                  <w:sz w:val="24"/>
                  <w:szCs w:val="24"/>
                </w:rPr>
                <w:t xml:space="preserve">McFeeters, S. (1996). The use of the Normalized Difference Water Index for delineation of open features. </w:t>
              </w:r>
              <w:r w:rsidRPr="004A15F6">
                <w:rPr>
                  <w:rFonts w:ascii="Times New Roman" w:hAnsi="Times New Roman" w:cs="Times New Roman"/>
                  <w:i/>
                  <w:iCs/>
                  <w:noProof/>
                  <w:sz w:val="24"/>
                  <w:szCs w:val="24"/>
                </w:rPr>
                <w:t>International Journal Remote Sensing, 17</w:t>
              </w:r>
              <w:r w:rsidRPr="004A15F6">
                <w:rPr>
                  <w:rFonts w:ascii="Times New Roman" w:hAnsi="Times New Roman" w:cs="Times New Roman"/>
                  <w:noProof/>
                  <w:sz w:val="24"/>
                  <w:szCs w:val="24"/>
                </w:rPr>
                <w:t>, 1425-1432.</w:t>
              </w:r>
            </w:p>
            <w:p w14:paraId="6649D9B7" w14:textId="77777777" w:rsidR="004A15F6" w:rsidRPr="004A15F6" w:rsidRDefault="004A15F6" w:rsidP="004A15F6">
              <w:pPr>
                <w:pStyle w:val="Bibliography"/>
                <w:ind w:left="720" w:hanging="720"/>
                <w:jc w:val="both"/>
                <w:rPr>
                  <w:rFonts w:ascii="Times New Roman" w:hAnsi="Times New Roman" w:cs="Times New Roman"/>
                  <w:noProof/>
                  <w:sz w:val="24"/>
                  <w:szCs w:val="24"/>
                </w:rPr>
              </w:pPr>
              <w:r w:rsidRPr="004A15F6">
                <w:rPr>
                  <w:rFonts w:ascii="Times New Roman" w:hAnsi="Times New Roman" w:cs="Times New Roman"/>
                  <w:noProof/>
                  <w:sz w:val="24"/>
                  <w:szCs w:val="24"/>
                </w:rPr>
                <w:t xml:space="preserve">NRCS. (2012). </w:t>
              </w:r>
              <w:r w:rsidRPr="004A15F6">
                <w:rPr>
                  <w:rFonts w:ascii="Times New Roman" w:hAnsi="Times New Roman" w:cs="Times New Roman"/>
                  <w:i/>
                  <w:iCs/>
                  <w:noProof/>
                  <w:sz w:val="24"/>
                  <w:szCs w:val="24"/>
                </w:rPr>
                <w:t>Hydric Soils</w:t>
              </w:r>
              <w:r w:rsidRPr="004A15F6">
                <w:rPr>
                  <w:rFonts w:ascii="Times New Roman" w:hAnsi="Times New Roman" w:cs="Times New Roman"/>
                  <w:noProof/>
                  <w:sz w:val="24"/>
                  <w:szCs w:val="24"/>
                </w:rPr>
                <w:t>. Retrieved from Natural Resources Conservation Service : https://www.nrcs.usda.gov/conservation-basics/natural-resource-concerns/soil/hydric-soils#criteria</w:t>
              </w:r>
            </w:p>
            <w:p w14:paraId="3A32274F" w14:textId="77777777" w:rsidR="004A15F6" w:rsidRPr="004A15F6" w:rsidRDefault="004A15F6" w:rsidP="004A15F6">
              <w:pPr>
                <w:pStyle w:val="Bibliography"/>
                <w:ind w:left="720" w:hanging="720"/>
                <w:jc w:val="both"/>
                <w:rPr>
                  <w:rFonts w:ascii="Times New Roman" w:hAnsi="Times New Roman" w:cs="Times New Roman"/>
                  <w:noProof/>
                  <w:sz w:val="24"/>
                  <w:szCs w:val="24"/>
                </w:rPr>
              </w:pPr>
              <w:r w:rsidRPr="004A15F6">
                <w:rPr>
                  <w:rFonts w:ascii="Times New Roman" w:hAnsi="Times New Roman" w:cs="Times New Roman"/>
                  <w:noProof/>
                  <w:sz w:val="24"/>
                  <w:szCs w:val="24"/>
                </w:rPr>
                <w:t xml:space="preserve">Ozesmi, S. L., &amp; Bauer, M. E. (2002). Satellite remote sensing of wetlands. </w:t>
              </w:r>
              <w:r w:rsidRPr="004A15F6">
                <w:rPr>
                  <w:rFonts w:ascii="Times New Roman" w:hAnsi="Times New Roman" w:cs="Times New Roman"/>
                  <w:i/>
                  <w:iCs/>
                  <w:noProof/>
                  <w:sz w:val="24"/>
                  <w:szCs w:val="24"/>
                </w:rPr>
                <w:t>Wetlands Ecology and Management, 10</w:t>
              </w:r>
              <w:r w:rsidRPr="004A15F6">
                <w:rPr>
                  <w:rFonts w:ascii="Times New Roman" w:hAnsi="Times New Roman" w:cs="Times New Roman"/>
                  <w:noProof/>
                  <w:sz w:val="24"/>
                  <w:szCs w:val="24"/>
                </w:rPr>
                <w:t>, 381-402.</w:t>
              </w:r>
            </w:p>
            <w:p w14:paraId="311AD5C5" w14:textId="77777777" w:rsidR="004A15F6" w:rsidRPr="004A15F6" w:rsidRDefault="004A15F6" w:rsidP="004A15F6">
              <w:pPr>
                <w:pStyle w:val="Bibliography"/>
                <w:ind w:left="720" w:hanging="720"/>
                <w:jc w:val="both"/>
                <w:rPr>
                  <w:rFonts w:ascii="Times New Roman" w:hAnsi="Times New Roman" w:cs="Times New Roman"/>
                  <w:noProof/>
                  <w:sz w:val="24"/>
                  <w:szCs w:val="24"/>
                </w:rPr>
              </w:pPr>
              <w:r w:rsidRPr="004A15F6">
                <w:rPr>
                  <w:rFonts w:ascii="Times New Roman" w:hAnsi="Times New Roman" w:cs="Times New Roman"/>
                  <w:noProof/>
                  <w:sz w:val="24"/>
                  <w:szCs w:val="24"/>
                </w:rPr>
                <w:t xml:space="preserve">Sorensen, R., Zinko, U., &amp; Seibert, J. (2006). On the calculation of the topographic wetness index: evaluation of different methods based on field observations. </w:t>
              </w:r>
              <w:r w:rsidRPr="004A15F6">
                <w:rPr>
                  <w:rFonts w:ascii="Times New Roman" w:hAnsi="Times New Roman" w:cs="Times New Roman"/>
                  <w:i/>
                  <w:iCs/>
                  <w:noProof/>
                  <w:sz w:val="24"/>
                  <w:szCs w:val="24"/>
                </w:rPr>
                <w:t>Hydrology and Earth System Sciences</w:t>
              </w:r>
              <w:r w:rsidRPr="004A15F6">
                <w:rPr>
                  <w:rFonts w:ascii="Times New Roman" w:hAnsi="Times New Roman" w:cs="Times New Roman"/>
                  <w:noProof/>
                  <w:sz w:val="24"/>
                  <w:szCs w:val="24"/>
                </w:rPr>
                <w:t>(10), 101-112.</w:t>
              </w:r>
            </w:p>
            <w:p w14:paraId="6D87B8C3" w14:textId="77777777" w:rsidR="004A15F6" w:rsidRPr="004A15F6" w:rsidRDefault="004A15F6" w:rsidP="004A15F6">
              <w:pPr>
                <w:pStyle w:val="Bibliography"/>
                <w:ind w:left="720" w:hanging="720"/>
                <w:jc w:val="both"/>
                <w:rPr>
                  <w:rFonts w:ascii="Times New Roman" w:hAnsi="Times New Roman" w:cs="Times New Roman"/>
                  <w:noProof/>
                  <w:sz w:val="24"/>
                  <w:szCs w:val="24"/>
                </w:rPr>
              </w:pPr>
              <w:r w:rsidRPr="004A15F6">
                <w:rPr>
                  <w:rFonts w:ascii="Times New Roman" w:hAnsi="Times New Roman" w:cs="Times New Roman"/>
                  <w:noProof/>
                  <w:sz w:val="24"/>
                  <w:szCs w:val="24"/>
                </w:rPr>
                <w:t xml:space="preserve">U.S. Army Corps of Engineers. (2010). </w:t>
              </w:r>
              <w:r w:rsidRPr="004A15F6">
                <w:rPr>
                  <w:rFonts w:ascii="Times New Roman" w:hAnsi="Times New Roman" w:cs="Times New Roman"/>
                  <w:i/>
                  <w:iCs/>
                  <w:noProof/>
                  <w:sz w:val="24"/>
                  <w:szCs w:val="24"/>
                </w:rPr>
                <w:t>Wetland hydrology criteria and field indicators.</w:t>
              </w:r>
              <w:r w:rsidRPr="004A15F6">
                <w:rPr>
                  <w:rFonts w:ascii="Times New Roman" w:hAnsi="Times New Roman" w:cs="Times New Roman"/>
                  <w:noProof/>
                  <w:sz w:val="24"/>
                  <w:szCs w:val="24"/>
                </w:rPr>
                <w:t xml:space="preserve"> Mississippi: U.S. Army Corps of Engineers.</w:t>
              </w:r>
            </w:p>
            <w:p w14:paraId="0AC7F4A6" w14:textId="77777777" w:rsidR="004A15F6" w:rsidRPr="004A15F6" w:rsidRDefault="004A15F6" w:rsidP="004A15F6">
              <w:pPr>
                <w:pStyle w:val="Bibliography"/>
                <w:ind w:left="720" w:hanging="720"/>
                <w:jc w:val="both"/>
                <w:rPr>
                  <w:rFonts w:ascii="Times New Roman" w:hAnsi="Times New Roman" w:cs="Times New Roman"/>
                  <w:noProof/>
                  <w:sz w:val="24"/>
                  <w:szCs w:val="24"/>
                </w:rPr>
              </w:pPr>
              <w:r w:rsidRPr="004A15F6">
                <w:rPr>
                  <w:rFonts w:ascii="Times New Roman" w:hAnsi="Times New Roman" w:cs="Times New Roman"/>
                  <w:noProof/>
                  <w:sz w:val="24"/>
                  <w:szCs w:val="24"/>
                </w:rPr>
                <w:t xml:space="preserve">USGS. (2023, August 17). </w:t>
              </w:r>
              <w:r w:rsidRPr="004A15F6">
                <w:rPr>
                  <w:rFonts w:ascii="Times New Roman" w:hAnsi="Times New Roman" w:cs="Times New Roman"/>
                  <w:i/>
                  <w:iCs/>
                  <w:noProof/>
                  <w:sz w:val="24"/>
                  <w:szCs w:val="24"/>
                </w:rPr>
                <w:t>Earth Explorer</w:t>
              </w:r>
              <w:r w:rsidRPr="004A15F6">
                <w:rPr>
                  <w:rFonts w:ascii="Times New Roman" w:hAnsi="Times New Roman" w:cs="Times New Roman"/>
                  <w:noProof/>
                  <w:sz w:val="24"/>
                  <w:szCs w:val="24"/>
                </w:rPr>
                <w:t>. Retrieved from Earth Explorer: https://earthexplorer.usgs.gov/</w:t>
              </w:r>
            </w:p>
            <w:p w14:paraId="340135AF" w14:textId="77777777" w:rsidR="004A15F6" w:rsidRPr="004A15F6" w:rsidRDefault="004A15F6" w:rsidP="004A15F6">
              <w:pPr>
                <w:pStyle w:val="Bibliography"/>
                <w:ind w:left="720" w:hanging="720"/>
                <w:jc w:val="both"/>
                <w:rPr>
                  <w:rFonts w:ascii="Times New Roman" w:hAnsi="Times New Roman" w:cs="Times New Roman"/>
                  <w:noProof/>
                  <w:sz w:val="24"/>
                  <w:szCs w:val="24"/>
                </w:rPr>
              </w:pPr>
              <w:r w:rsidRPr="004A15F6">
                <w:rPr>
                  <w:rFonts w:ascii="Times New Roman" w:hAnsi="Times New Roman" w:cs="Times New Roman"/>
                  <w:noProof/>
                  <w:sz w:val="24"/>
                  <w:szCs w:val="24"/>
                </w:rPr>
                <w:t xml:space="preserve">Wu, Q. (2018). GIS and Remote Sensing Applications in Wetland Mapping and Monitoring. </w:t>
              </w:r>
              <w:r w:rsidRPr="004A15F6">
                <w:rPr>
                  <w:rFonts w:ascii="Times New Roman" w:hAnsi="Times New Roman" w:cs="Times New Roman"/>
                  <w:i/>
                  <w:iCs/>
                  <w:noProof/>
                  <w:sz w:val="24"/>
                  <w:szCs w:val="24"/>
                </w:rPr>
                <w:t>Comprehensive Geographic Information Systems</w:t>
              </w:r>
              <w:r w:rsidRPr="004A15F6">
                <w:rPr>
                  <w:rFonts w:ascii="Times New Roman" w:hAnsi="Times New Roman" w:cs="Times New Roman"/>
                  <w:noProof/>
                  <w:sz w:val="24"/>
                  <w:szCs w:val="24"/>
                </w:rPr>
                <w:t>, 140-157.</w:t>
              </w:r>
            </w:p>
            <w:p w14:paraId="19676C2C" w14:textId="4B46CCD4" w:rsidR="004A15F6" w:rsidRDefault="004A15F6" w:rsidP="004A15F6">
              <w:pPr>
                <w:jc w:val="both"/>
              </w:pPr>
              <w:r w:rsidRPr="004A15F6">
                <w:rPr>
                  <w:rFonts w:ascii="Times New Roman" w:hAnsi="Times New Roman" w:cs="Times New Roman"/>
                  <w:b/>
                  <w:bCs/>
                  <w:noProof/>
                  <w:sz w:val="24"/>
                  <w:szCs w:val="24"/>
                </w:rPr>
                <w:fldChar w:fldCharType="end"/>
              </w:r>
            </w:p>
          </w:sdtContent>
        </w:sdt>
      </w:sdtContent>
    </w:sdt>
    <w:p w14:paraId="74670B45" w14:textId="77777777" w:rsidR="004A15F6" w:rsidRPr="00271363" w:rsidRDefault="004A15F6" w:rsidP="00271363">
      <w:pPr>
        <w:jc w:val="both"/>
        <w:rPr>
          <w:rFonts w:ascii="Times New Roman" w:hAnsi="Times New Roman" w:cs="Times New Roman"/>
          <w:sz w:val="24"/>
          <w:szCs w:val="24"/>
        </w:rPr>
      </w:pPr>
    </w:p>
    <w:sectPr w:rsidR="004A15F6" w:rsidRPr="002713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D0C21A" w14:textId="77777777" w:rsidR="00C67754" w:rsidRDefault="00C67754" w:rsidP="009018DF">
      <w:pPr>
        <w:spacing w:after="0" w:line="240" w:lineRule="auto"/>
      </w:pPr>
      <w:r>
        <w:separator/>
      </w:r>
    </w:p>
  </w:endnote>
  <w:endnote w:type="continuationSeparator" w:id="0">
    <w:p w14:paraId="3AEB68C8" w14:textId="77777777" w:rsidR="00C67754" w:rsidRDefault="00C67754" w:rsidP="009018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A11A50" w14:textId="77777777" w:rsidR="00C67754" w:rsidRDefault="00C67754" w:rsidP="009018DF">
      <w:pPr>
        <w:spacing w:after="0" w:line="240" w:lineRule="auto"/>
      </w:pPr>
      <w:r>
        <w:separator/>
      </w:r>
    </w:p>
  </w:footnote>
  <w:footnote w:type="continuationSeparator" w:id="0">
    <w:p w14:paraId="4BFF2ABB" w14:textId="77777777" w:rsidR="00C67754" w:rsidRDefault="00C67754" w:rsidP="009018DF">
      <w:pPr>
        <w:spacing w:after="0" w:line="240" w:lineRule="auto"/>
      </w:pPr>
      <w:r>
        <w:continuationSeparator/>
      </w:r>
    </w:p>
  </w:footnote>
  <w:footnote w:id="1">
    <w:p w14:paraId="2491A2FF" w14:textId="5AA74933" w:rsidR="00856CD1" w:rsidRDefault="00856CD1" w:rsidP="00651B50">
      <w:pPr>
        <w:pStyle w:val="FootnoteText"/>
        <w:jc w:val="both"/>
      </w:pPr>
      <w:r>
        <w:rPr>
          <w:rStyle w:val="FootnoteReference"/>
        </w:rPr>
        <w:footnoteRef/>
      </w:r>
      <w:r>
        <w:t xml:space="preserve"> </w:t>
      </w:r>
      <w:r w:rsidRPr="00651B50">
        <w:rPr>
          <w:rFonts w:ascii="Times New Roman" w:hAnsi="Times New Roman" w:cs="Times New Roman"/>
        </w:rPr>
        <w:t xml:space="preserve">The Normalized Difference Vegetation Index </w:t>
      </w:r>
      <w:r>
        <w:rPr>
          <w:rFonts w:ascii="Times New Roman" w:hAnsi="Times New Roman" w:cs="Times New Roman"/>
        </w:rPr>
        <w:t xml:space="preserve">(NDVI) </w:t>
      </w:r>
      <w:r w:rsidRPr="00651B50">
        <w:rPr>
          <w:rFonts w:ascii="Times New Roman" w:hAnsi="Times New Roman" w:cs="Times New Roman"/>
        </w:rPr>
        <w:t>was not considered as an indicator in this exercise because did not represent any differences of vegetation between and inside the sites. The resolution used don’t permit visualize differences between specific vegetation from each wetland category</w:t>
      </w:r>
      <w:r>
        <w:rPr>
          <w:rFonts w:ascii="Times New Roman" w:hAnsi="Times New Roman" w:cs="Times New Roman"/>
        </w:rPr>
        <w:t>.</w:t>
      </w:r>
    </w:p>
  </w:footnote>
  <w:footnote w:id="2">
    <w:p w14:paraId="5C5AA932" w14:textId="181948FC" w:rsidR="00856CD1" w:rsidRPr="00834470" w:rsidRDefault="00856CD1">
      <w:pPr>
        <w:pStyle w:val="FootnoteText"/>
      </w:pPr>
      <w:r>
        <w:rPr>
          <w:rStyle w:val="FootnoteReference"/>
        </w:rPr>
        <w:footnoteRef/>
      </w:r>
      <w:r>
        <w:t xml:space="preserve"> </w:t>
      </w:r>
      <w:r w:rsidRPr="00453B75">
        <w:rPr>
          <w:rFonts w:ascii="Times New Roman" w:hAnsi="Times New Roman" w:cs="Times New Roman"/>
        </w:rPr>
        <w:t>Hydrographic units, HU_12 detailed according to the US Geological Survey, 2019.</w:t>
      </w:r>
      <w:r>
        <w:t xml:space="preserve"> </w:t>
      </w:r>
    </w:p>
  </w:footnote>
  <w:footnote w:id="3">
    <w:p w14:paraId="3447C239" w14:textId="5E224F01" w:rsidR="00856CD1" w:rsidRPr="00D06A1D" w:rsidRDefault="00856CD1">
      <w:pPr>
        <w:pStyle w:val="FootnoteText"/>
      </w:pPr>
      <w:r>
        <w:rPr>
          <w:rStyle w:val="FootnoteReference"/>
        </w:rPr>
        <w:footnoteRef/>
      </w:r>
      <w:r>
        <w:t xml:space="preserve"> </w:t>
      </w:r>
      <w:sdt>
        <w:sdtPr>
          <w:rPr>
            <w:rFonts w:ascii="Times New Roman" w:hAnsi="Times New Roman" w:cs="Times New Roman"/>
          </w:rPr>
          <w:id w:val="1218403902"/>
          <w:citation/>
        </w:sdtPr>
        <w:sdtEndPr/>
        <w:sdtContent>
          <w:r w:rsidRPr="008E2E65">
            <w:rPr>
              <w:rFonts w:ascii="Times New Roman" w:hAnsi="Times New Roman" w:cs="Times New Roman"/>
            </w:rPr>
            <w:fldChar w:fldCharType="begin"/>
          </w:r>
          <w:r w:rsidRPr="00D06A1D">
            <w:rPr>
              <w:rFonts w:ascii="Times New Roman" w:hAnsi="Times New Roman" w:cs="Times New Roman"/>
            </w:rPr>
            <w:instrText xml:space="preserve"> CITATION USG23 \l 5130 </w:instrText>
          </w:r>
          <w:r w:rsidRPr="008E2E65">
            <w:rPr>
              <w:rFonts w:ascii="Times New Roman" w:hAnsi="Times New Roman" w:cs="Times New Roman"/>
            </w:rPr>
            <w:fldChar w:fldCharType="separate"/>
          </w:r>
          <w:r w:rsidRPr="00D06A1D">
            <w:rPr>
              <w:rFonts w:ascii="Times New Roman" w:hAnsi="Times New Roman" w:cs="Times New Roman"/>
              <w:noProof/>
            </w:rPr>
            <w:t>(USGS, 2023)</w:t>
          </w:r>
          <w:r w:rsidRPr="008E2E65">
            <w:rPr>
              <w:rFonts w:ascii="Times New Roman" w:hAnsi="Times New Roman" w:cs="Times New Roman"/>
            </w:rPr>
            <w:fldChar w:fldCharType="end"/>
          </w:r>
        </w:sdtContent>
      </w:sdt>
      <w:r w:rsidRPr="008E2E65">
        <w:rPr>
          <w:rFonts w:ascii="Times New Roman" w:hAnsi="Times New Roman" w:cs="Times New Roman"/>
        </w:rPr>
        <w:t>.</w:t>
      </w:r>
      <w:r>
        <w:t xml:space="preserve"> </w:t>
      </w:r>
    </w:p>
  </w:footnote>
  <w:footnote w:id="4">
    <w:p w14:paraId="74A0E869" w14:textId="15A9B76D" w:rsidR="00856CD1" w:rsidRDefault="00856CD1">
      <w:pPr>
        <w:pStyle w:val="FootnoteText"/>
      </w:pPr>
      <w:r>
        <w:rPr>
          <w:rStyle w:val="FootnoteReference"/>
        </w:rPr>
        <w:footnoteRef/>
      </w:r>
      <w:r>
        <w:t xml:space="preserve"> </w:t>
      </w:r>
      <w:r w:rsidRPr="00187BDC">
        <w:rPr>
          <w:rFonts w:ascii="Times New Roman" w:hAnsi="Times New Roman" w:cs="Times New Roman"/>
        </w:rPr>
        <w:t xml:space="preserve">OID = </w:t>
      </w:r>
      <w:proofErr w:type="spellStart"/>
      <w:r w:rsidRPr="00187BDC">
        <w:rPr>
          <w:rFonts w:ascii="Times New Roman" w:hAnsi="Times New Roman" w:cs="Times New Roman"/>
        </w:rPr>
        <w:t>ObjectID</w:t>
      </w:r>
      <w:proofErr w:type="spellEnd"/>
      <w:r w:rsidRPr="00187BDC">
        <w:rPr>
          <w:rFonts w:ascii="Times New Roman" w:hAnsi="Times New Roman" w:cs="Times New Roman"/>
        </w:rPr>
        <w:t xml:space="preserve"> default field generated by ArcMap in attributes tables of </w:t>
      </w:r>
      <w:proofErr w:type="spellStart"/>
      <w:r w:rsidRPr="00187BDC">
        <w:rPr>
          <w:rFonts w:ascii="Times New Roman" w:hAnsi="Times New Roman" w:cs="Times New Roman"/>
        </w:rPr>
        <w:t>rasters</w:t>
      </w:r>
      <w:proofErr w:type="spellEnd"/>
      <w:r w:rsidRPr="00187BDC">
        <w:rPr>
          <w:rFonts w:ascii="Times New Roman" w:hAnsi="Times New Roman" w:cs="Times New Roman"/>
        </w:rPr>
        <w:t>.</w:t>
      </w:r>
      <w:r w:rsidRPr="00187BDC">
        <w:t xml:space="preserve"> </w:t>
      </w:r>
    </w:p>
  </w:footnote>
  <w:footnote w:id="5">
    <w:p w14:paraId="68812A27" w14:textId="11EAF971" w:rsidR="00856CD1" w:rsidRDefault="00856CD1">
      <w:pPr>
        <w:pStyle w:val="FootnoteText"/>
      </w:pPr>
      <w:r>
        <w:rPr>
          <w:rStyle w:val="FootnoteReference"/>
        </w:rPr>
        <w:footnoteRef/>
      </w:r>
      <w:r>
        <w:t xml:space="preserve"> </w:t>
      </w:r>
      <w:r w:rsidRPr="00321737">
        <w:rPr>
          <w:rFonts w:ascii="Times New Roman" w:hAnsi="Times New Roman" w:cs="Times New Roman"/>
        </w:rPr>
        <w:t>Value = Classified value.</w:t>
      </w:r>
      <w:r>
        <w:t xml:space="preserve"> </w:t>
      </w:r>
    </w:p>
  </w:footnote>
  <w:footnote w:id="6">
    <w:p w14:paraId="160EC786" w14:textId="174490E4" w:rsidR="00856CD1" w:rsidRDefault="00856CD1">
      <w:pPr>
        <w:pStyle w:val="FootnoteText"/>
      </w:pPr>
      <w:r>
        <w:rPr>
          <w:rStyle w:val="FootnoteReference"/>
        </w:rPr>
        <w:footnoteRef/>
      </w:r>
      <w:r>
        <w:t xml:space="preserve"> </w:t>
      </w:r>
      <w:r w:rsidRPr="00C42731">
        <w:rPr>
          <w:rFonts w:ascii="Times New Roman" w:hAnsi="Times New Roman" w:cs="Times New Roman"/>
        </w:rPr>
        <w:t>COUNT = Count of pixels</w:t>
      </w:r>
      <w:r>
        <w:rPr>
          <w:rFonts w:ascii="Times New Roman" w:hAnsi="Times New Roman" w:cs="Times New Roman"/>
        </w:rPr>
        <w:t xml:space="preserve"> with a specific value</w:t>
      </w:r>
      <w:r w:rsidRPr="00C42731">
        <w:rPr>
          <w:rFonts w:ascii="Times New Roman" w:hAnsi="Times New Roman" w:cs="Times New Roman"/>
        </w:rPr>
        <w:t>.</w:t>
      </w: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FE0A0B"/>
    <w:multiLevelType w:val="multilevel"/>
    <w:tmpl w:val="B928CD9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9AA3259"/>
    <w:multiLevelType w:val="hybridMultilevel"/>
    <w:tmpl w:val="798EDAF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9AD7A20"/>
    <w:multiLevelType w:val="hybridMultilevel"/>
    <w:tmpl w:val="CCE4C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26235D"/>
    <w:multiLevelType w:val="hybridMultilevel"/>
    <w:tmpl w:val="151E627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A34762"/>
    <w:multiLevelType w:val="multilevel"/>
    <w:tmpl w:val="7F9C24A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52A42071"/>
    <w:multiLevelType w:val="multilevel"/>
    <w:tmpl w:val="AD2ACEC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ECE4FC9"/>
    <w:multiLevelType w:val="multilevel"/>
    <w:tmpl w:val="0BB2E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B60C0C"/>
    <w:multiLevelType w:val="hybridMultilevel"/>
    <w:tmpl w:val="798EDA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090D5A"/>
    <w:multiLevelType w:val="hybridMultilevel"/>
    <w:tmpl w:val="E8606C96"/>
    <w:lvl w:ilvl="0" w:tplc="96304EEA">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8"/>
  </w:num>
  <w:num w:numId="4">
    <w:abstractNumId w:val="7"/>
  </w:num>
  <w:num w:numId="5">
    <w:abstractNumId w:val="6"/>
  </w:num>
  <w:num w:numId="6">
    <w:abstractNumId w:val="1"/>
  </w:num>
  <w:num w:numId="7">
    <w:abstractNumId w:val="4"/>
  </w:num>
  <w:num w:numId="8">
    <w:abstractNumId w:val="5"/>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is R Perez Alegria">
    <w15:presenceInfo w15:providerId="None" w15:userId="Luis R Perez Alegr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7B3"/>
    <w:rsid w:val="0001254B"/>
    <w:rsid w:val="00014BF1"/>
    <w:rsid w:val="00043E88"/>
    <w:rsid w:val="00054BF9"/>
    <w:rsid w:val="00054F13"/>
    <w:rsid w:val="000553E8"/>
    <w:rsid w:val="00063717"/>
    <w:rsid w:val="0006483B"/>
    <w:rsid w:val="00074ECE"/>
    <w:rsid w:val="00076220"/>
    <w:rsid w:val="00084513"/>
    <w:rsid w:val="00090DE4"/>
    <w:rsid w:val="00091798"/>
    <w:rsid w:val="00091EFC"/>
    <w:rsid w:val="000977E7"/>
    <w:rsid w:val="000A44C0"/>
    <w:rsid w:val="000A6DFF"/>
    <w:rsid w:val="000B0E52"/>
    <w:rsid w:val="000B1015"/>
    <w:rsid w:val="000B16EF"/>
    <w:rsid w:val="000C2588"/>
    <w:rsid w:val="000C7A3E"/>
    <w:rsid w:val="000D0D80"/>
    <w:rsid w:val="000E6A41"/>
    <w:rsid w:val="000F2029"/>
    <w:rsid w:val="001046FF"/>
    <w:rsid w:val="00110904"/>
    <w:rsid w:val="00110E4B"/>
    <w:rsid w:val="00113134"/>
    <w:rsid w:val="0011448E"/>
    <w:rsid w:val="001205C5"/>
    <w:rsid w:val="001247D3"/>
    <w:rsid w:val="00137A3C"/>
    <w:rsid w:val="00143F87"/>
    <w:rsid w:val="0014677F"/>
    <w:rsid w:val="0017105D"/>
    <w:rsid w:val="0017615B"/>
    <w:rsid w:val="001769F1"/>
    <w:rsid w:val="00185BCE"/>
    <w:rsid w:val="00187BDC"/>
    <w:rsid w:val="00192379"/>
    <w:rsid w:val="001A29B6"/>
    <w:rsid w:val="001B5B6D"/>
    <w:rsid w:val="001C1D96"/>
    <w:rsid w:val="001D0B51"/>
    <w:rsid w:val="001D4299"/>
    <w:rsid w:val="001D704C"/>
    <w:rsid w:val="001E3547"/>
    <w:rsid w:val="001F50F4"/>
    <w:rsid w:val="001F70F9"/>
    <w:rsid w:val="00212666"/>
    <w:rsid w:val="0021349F"/>
    <w:rsid w:val="00227D94"/>
    <w:rsid w:val="00264975"/>
    <w:rsid w:val="00271363"/>
    <w:rsid w:val="00275153"/>
    <w:rsid w:val="00275B34"/>
    <w:rsid w:val="0027723D"/>
    <w:rsid w:val="00280C15"/>
    <w:rsid w:val="0028280F"/>
    <w:rsid w:val="00290427"/>
    <w:rsid w:val="0029171F"/>
    <w:rsid w:val="002A1CEA"/>
    <w:rsid w:val="002A4DAC"/>
    <w:rsid w:val="002B4661"/>
    <w:rsid w:val="002B5268"/>
    <w:rsid w:val="002B5514"/>
    <w:rsid w:val="002C0212"/>
    <w:rsid w:val="002C2411"/>
    <w:rsid w:val="002C2484"/>
    <w:rsid w:val="002C43AA"/>
    <w:rsid w:val="002C5272"/>
    <w:rsid w:val="002D3316"/>
    <w:rsid w:val="002D3C6B"/>
    <w:rsid w:val="002D631A"/>
    <w:rsid w:val="002D7501"/>
    <w:rsid w:val="002E21D2"/>
    <w:rsid w:val="002F46ED"/>
    <w:rsid w:val="003008DF"/>
    <w:rsid w:val="003112AA"/>
    <w:rsid w:val="00321737"/>
    <w:rsid w:val="003230B7"/>
    <w:rsid w:val="003266DD"/>
    <w:rsid w:val="00327571"/>
    <w:rsid w:val="00327A58"/>
    <w:rsid w:val="00327BE2"/>
    <w:rsid w:val="00337DBE"/>
    <w:rsid w:val="00340426"/>
    <w:rsid w:val="003517CC"/>
    <w:rsid w:val="003518F7"/>
    <w:rsid w:val="00355E40"/>
    <w:rsid w:val="003651C4"/>
    <w:rsid w:val="003728A7"/>
    <w:rsid w:val="00374B5C"/>
    <w:rsid w:val="00375329"/>
    <w:rsid w:val="0037560D"/>
    <w:rsid w:val="00376869"/>
    <w:rsid w:val="003775B1"/>
    <w:rsid w:val="00384EAD"/>
    <w:rsid w:val="00386BBB"/>
    <w:rsid w:val="00393C03"/>
    <w:rsid w:val="003A5821"/>
    <w:rsid w:val="003B2ED4"/>
    <w:rsid w:val="003C3BE8"/>
    <w:rsid w:val="003D2917"/>
    <w:rsid w:val="003E35F5"/>
    <w:rsid w:val="003F393C"/>
    <w:rsid w:val="00413AC4"/>
    <w:rsid w:val="004209ED"/>
    <w:rsid w:val="00422F60"/>
    <w:rsid w:val="00430C73"/>
    <w:rsid w:val="00432269"/>
    <w:rsid w:val="004500EE"/>
    <w:rsid w:val="004510E9"/>
    <w:rsid w:val="00453B75"/>
    <w:rsid w:val="00471994"/>
    <w:rsid w:val="004870E5"/>
    <w:rsid w:val="00490B23"/>
    <w:rsid w:val="0049453F"/>
    <w:rsid w:val="0049525B"/>
    <w:rsid w:val="004965D7"/>
    <w:rsid w:val="004A0370"/>
    <w:rsid w:val="004A15F6"/>
    <w:rsid w:val="004B233A"/>
    <w:rsid w:val="004B52C2"/>
    <w:rsid w:val="004B79C6"/>
    <w:rsid w:val="004C159D"/>
    <w:rsid w:val="004C3769"/>
    <w:rsid w:val="004C3D7C"/>
    <w:rsid w:val="004C3F0B"/>
    <w:rsid w:val="004C5F0B"/>
    <w:rsid w:val="004D2800"/>
    <w:rsid w:val="004D5928"/>
    <w:rsid w:val="004E1DEB"/>
    <w:rsid w:val="004E6B36"/>
    <w:rsid w:val="004F2259"/>
    <w:rsid w:val="004F7AB0"/>
    <w:rsid w:val="00500EE2"/>
    <w:rsid w:val="00516445"/>
    <w:rsid w:val="0052258F"/>
    <w:rsid w:val="00522E6F"/>
    <w:rsid w:val="00525AF7"/>
    <w:rsid w:val="00525F0F"/>
    <w:rsid w:val="005260EA"/>
    <w:rsid w:val="0052698E"/>
    <w:rsid w:val="00530AC2"/>
    <w:rsid w:val="00567E6E"/>
    <w:rsid w:val="00581736"/>
    <w:rsid w:val="00586353"/>
    <w:rsid w:val="005A2739"/>
    <w:rsid w:val="005B7DFA"/>
    <w:rsid w:val="005C5500"/>
    <w:rsid w:val="005C58E5"/>
    <w:rsid w:val="005D05A0"/>
    <w:rsid w:val="005D55EE"/>
    <w:rsid w:val="005D70B9"/>
    <w:rsid w:val="005E54F2"/>
    <w:rsid w:val="00613191"/>
    <w:rsid w:val="00613ABE"/>
    <w:rsid w:val="00614A94"/>
    <w:rsid w:val="0062256C"/>
    <w:rsid w:val="006305AB"/>
    <w:rsid w:val="00637826"/>
    <w:rsid w:val="0064251A"/>
    <w:rsid w:val="00651B50"/>
    <w:rsid w:val="00652AA4"/>
    <w:rsid w:val="00653CD4"/>
    <w:rsid w:val="006568BC"/>
    <w:rsid w:val="00657A1A"/>
    <w:rsid w:val="006612BC"/>
    <w:rsid w:val="00662CA8"/>
    <w:rsid w:val="00664086"/>
    <w:rsid w:val="00664C1F"/>
    <w:rsid w:val="0067586B"/>
    <w:rsid w:val="006800CE"/>
    <w:rsid w:val="0069074B"/>
    <w:rsid w:val="00694089"/>
    <w:rsid w:val="00696A54"/>
    <w:rsid w:val="006A4F08"/>
    <w:rsid w:val="006A4FAB"/>
    <w:rsid w:val="006A5738"/>
    <w:rsid w:val="006A7164"/>
    <w:rsid w:val="006A72E0"/>
    <w:rsid w:val="006B27D0"/>
    <w:rsid w:val="006B4122"/>
    <w:rsid w:val="006B6F40"/>
    <w:rsid w:val="006C59B6"/>
    <w:rsid w:val="006C7534"/>
    <w:rsid w:val="006C783F"/>
    <w:rsid w:val="006D1C29"/>
    <w:rsid w:val="006D724C"/>
    <w:rsid w:val="006F3FCC"/>
    <w:rsid w:val="00706040"/>
    <w:rsid w:val="00706569"/>
    <w:rsid w:val="00706B5D"/>
    <w:rsid w:val="00706E4B"/>
    <w:rsid w:val="00707B84"/>
    <w:rsid w:val="00710919"/>
    <w:rsid w:val="00711FF8"/>
    <w:rsid w:val="007216BD"/>
    <w:rsid w:val="0072337B"/>
    <w:rsid w:val="0073237F"/>
    <w:rsid w:val="007337EB"/>
    <w:rsid w:val="00734498"/>
    <w:rsid w:val="00735EC0"/>
    <w:rsid w:val="0074303B"/>
    <w:rsid w:val="00747E27"/>
    <w:rsid w:val="00751558"/>
    <w:rsid w:val="007626CF"/>
    <w:rsid w:val="00763BF0"/>
    <w:rsid w:val="0076699D"/>
    <w:rsid w:val="007670BC"/>
    <w:rsid w:val="00771BA3"/>
    <w:rsid w:val="00776956"/>
    <w:rsid w:val="00782987"/>
    <w:rsid w:val="00794277"/>
    <w:rsid w:val="007A2043"/>
    <w:rsid w:val="007B6373"/>
    <w:rsid w:val="007B63DC"/>
    <w:rsid w:val="007C0552"/>
    <w:rsid w:val="007C1405"/>
    <w:rsid w:val="007C64F9"/>
    <w:rsid w:val="007D1459"/>
    <w:rsid w:val="007E0558"/>
    <w:rsid w:val="008003DD"/>
    <w:rsid w:val="00803A2C"/>
    <w:rsid w:val="0080644B"/>
    <w:rsid w:val="00810B44"/>
    <w:rsid w:val="0081634A"/>
    <w:rsid w:val="00825661"/>
    <w:rsid w:val="00825B74"/>
    <w:rsid w:val="00833F99"/>
    <w:rsid w:val="00834470"/>
    <w:rsid w:val="008460FF"/>
    <w:rsid w:val="00847DEA"/>
    <w:rsid w:val="00850994"/>
    <w:rsid w:val="00854F11"/>
    <w:rsid w:val="00856CD1"/>
    <w:rsid w:val="00863D8B"/>
    <w:rsid w:val="00866488"/>
    <w:rsid w:val="00884D82"/>
    <w:rsid w:val="00886662"/>
    <w:rsid w:val="0089336E"/>
    <w:rsid w:val="008A3EFF"/>
    <w:rsid w:val="008A4B39"/>
    <w:rsid w:val="008B325B"/>
    <w:rsid w:val="008C4D6A"/>
    <w:rsid w:val="008D0DFA"/>
    <w:rsid w:val="008D4C02"/>
    <w:rsid w:val="008D55A1"/>
    <w:rsid w:val="008D5B56"/>
    <w:rsid w:val="008E2E65"/>
    <w:rsid w:val="008E4F43"/>
    <w:rsid w:val="008F09A3"/>
    <w:rsid w:val="008F408E"/>
    <w:rsid w:val="008F78EF"/>
    <w:rsid w:val="009018DF"/>
    <w:rsid w:val="00901B5F"/>
    <w:rsid w:val="009035CB"/>
    <w:rsid w:val="00914D6C"/>
    <w:rsid w:val="009253C9"/>
    <w:rsid w:val="009276D1"/>
    <w:rsid w:val="00927B1B"/>
    <w:rsid w:val="00927C22"/>
    <w:rsid w:val="00932710"/>
    <w:rsid w:val="00951721"/>
    <w:rsid w:val="00955382"/>
    <w:rsid w:val="00955A0D"/>
    <w:rsid w:val="00960362"/>
    <w:rsid w:val="00967A7B"/>
    <w:rsid w:val="0097371C"/>
    <w:rsid w:val="00980A76"/>
    <w:rsid w:val="009813B7"/>
    <w:rsid w:val="00981D1A"/>
    <w:rsid w:val="00990310"/>
    <w:rsid w:val="00992B43"/>
    <w:rsid w:val="009963AD"/>
    <w:rsid w:val="009B10DA"/>
    <w:rsid w:val="009B1EBF"/>
    <w:rsid w:val="009B208C"/>
    <w:rsid w:val="009B3FFC"/>
    <w:rsid w:val="009B5ACE"/>
    <w:rsid w:val="009C3811"/>
    <w:rsid w:val="009C4828"/>
    <w:rsid w:val="009C5D18"/>
    <w:rsid w:val="009D197D"/>
    <w:rsid w:val="009D7DBF"/>
    <w:rsid w:val="009E10CE"/>
    <w:rsid w:val="009E7498"/>
    <w:rsid w:val="009F0B01"/>
    <w:rsid w:val="009F21AB"/>
    <w:rsid w:val="00A02174"/>
    <w:rsid w:val="00A11AA4"/>
    <w:rsid w:val="00A12B68"/>
    <w:rsid w:val="00A30FDB"/>
    <w:rsid w:val="00A36E80"/>
    <w:rsid w:val="00A4295D"/>
    <w:rsid w:val="00A473D2"/>
    <w:rsid w:val="00A5153D"/>
    <w:rsid w:val="00A66554"/>
    <w:rsid w:val="00A716EF"/>
    <w:rsid w:val="00A77435"/>
    <w:rsid w:val="00A77839"/>
    <w:rsid w:val="00A859C7"/>
    <w:rsid w:val="00A95AB5"/>
    <w:rsid w:val="00AA4BA2"/>
    <w:rsid w:val="00AB75A4"/>
    <w:rsid w:val="00AE39D1"/>
    <w:rsid w:val="00AE61AE"/>
    <w:rsid w:val="00AF1300"/>
    <w:rsid w:val="00AF2F41"/>
    <w:rsid w:val="00B12ADE"/>
    <w:rsid w:val="00B163C2"/>
    <w:rsid w:val="00B177AA"/>
    <w:rsid w:val="00B22F60"/>
    <w:rsid w:val="00B455FE"/>
    <w:rsid w:val="00B56D89"/>
    <w:rsid w:val="00B60438"/>
    <w:rsid w:val="00B6381C"/>
    <w:rsid w:val="00B63927"/>
    <w:rsid w:val="00B6650C"/>
    <w:rsid w:val="00B676C4"/>
    <w:rsid w:val="00B67C83"/>
    <w:rsid w:val="00B72BFD"/>
    <w:rsid w:val="00B754C9"/>
    <w:rsid w:val="00B820E3"/>
    <w:rsid w:val="00B8309C"/>
    <w:rsid w:val="00B85218"/>
    <w:rsid w:val="00B863A0"/>
    <w:rsid w:val="00B97B9A"/>
    <w:rsid w:val="00BA1FB3"/>
    <w:rsid w:val="00BB53DA"/>
    <w:rsid w:val="00BC01A0"/>
    <w:rsid w:val="00BC20E5"/>
    <w:rsid w:val="00BE48CB"/>
    <w:rsid w:val="00BE58C1"/>
    <w:rsid w:val="00BF33CA"/>
    <w:rsid w:val="00C00E7B"/>
    <w:rsid w:val="00C159B4"/>
    <w:rsid w:val="00C16AE7"/>
    <w:rsid w:val="00C24E47"/>
    <w:rsid w:val="00C32AC2"/>
    <w:rsid w:val="00C42731"/>
    <w:rsid w:val="00C459B1"/>
    <w:rsid w:val="00C45DD0"/>
    <w:rsid w:val="00C46B4A"/>
    <w:rsid w:val="00C4CCCA"/>
    <w:rsid w:val="00C528C4"/>
    <w:rsid w:val="00C6535F"/>
    <w:rsid w:val="00C67754"/>
    <w:rsid w:val="00C67E6F"/>
    <w:rsid w:val="00C9356D"/>
    <w:rsid w:val="00C9470B"/>
    <w:rsid w:val="00CA161E"/>
    <w:rsid w:val="00CA3797"/>
    <w:rsid w:val="00CB2E3A"/>
    <w:rsid w:val="00CB73D1"/>
    <w:rsid w:val="00CB7637"/>
    <w:rsid w:val="00CE7E77"/>
    <w:rsid w:val="00CF0257"/>
    <w:rsid w:val="00CF0F4B"/>
    <w:rsid w:val="00CF3D5A"/>
    <w:rsid w:val="00D042DD"/>
    <w:rsid w:val="00D06A1D"/>
    <w:rsid w:val="00D06A2E"/>
    <w:rsid w:val="00D16B91"/>
    <w:rsid w:val="00D24057"/>
    <w:rsid w:val="00D25625"/>
    <w:rsid w:val="00D30B2A"/>
    <w:rsid w:val="00D443EC"/>
    <w:rsid w:val="00DA7A33"/>
    <w:rsid w:val="00DB5C9C"/>
    <w:rsid w:val="00DC6DF4"/>
    <w:rsid w:val="00DD472D"/>
    <w:rsid w:val="00DD6CD0"/>
    <w:rsid w:val="00DE3F4F"/>
    <w:rsid w:val="00DE41C8"/>
    <w:rsid w:val="00DE5693"/>
    <w:rsid w:val="00DF4B2A"/>
    <w:rsid w:val="00DF581B"/>
    <w:rsid w:val="00DF72B7"/>
    <w:rsid w:val="00E04F82"/>
    <w:rsid w:val="00E101DB"/>
    <w:rsid w:val="00E135D7"/>
    <w:rsid w:val="00E24F1D"/>
    <w:rsid w:val="00E26C7F"/>
    <w:rsid w:val="00E32774"/>
    <w:rsid w:val="00E443B0"/>
    <w:rsid w:val="00E571CD"/>
    <w:rsid w:val="00E606F1"/>
    <w:rsid w:val="00E61F88"/>
    <w:rsid w:val="00E633FB"/>
    <w:rsid w:val="00E70D18"/>
    <w:rsid w:val="00E8344F"/>
    <w:rsid w:val="00E85FF0"/>
    <w:rsid w:val="00E91967"/>
    <w:rsid w:val="00E92FE1"/>
    <w:rsid w:val="00EA3AB5"/>
    <w:rsid w:val="00EA43E4"/>
    <w:rsid w:val="00EB052D"/>
    <w:rsid w:val="00EB085F"/>
    <w:rsid w:val="00EB26F1"/>
    <w:rsid w:val="00EB3266"/>
    <w:rsid w:val="00EC1983"/>
    <w:rsid w:val="00EC2A88"/>
    <w:rsid w:val="00ED388F"/>
    <w:rsid w:val="00ED38CD"/>
    <w:rsid w:val="00EE0854"/>
    <w:rsid w:val="00EE1DE8"/>
    <w:rsid w:val="00F03DAE"/>
    <w:rsid w:val="00F1310D"/>
    <w:rsid w:val="00F203F2"/>
    <w:rsid w:val="00F26C29"/>
    <w:rsid w:val="00F27504"/>
    <w:rsid w:val="00F322A3"/>
    <w:rsid w:val="00F443F7"/>
    <w:rsid w:val="00F45369"/>
    <w:rsid w:val="00F51403"/>
    <w:rsid w:val="00F61146"/>
    <w:rsid w:val="00F64665"/>
    <w:rsid w:val="00F646BC"/>
    <w:rsid w:val="00F65CF2"/>
    <w:rsid w:val="00F6666B"/>
    <w:rsid w:val="00F70735"/>
    <w:rsid w:val="00F76C28"/>
    <w:rsid w:val="00F8272B"/>
    <w:rsid w:val="00F82F73"/>
    <w:rsid w:val="00F918AD"/>
    <w:rsid w:val="00F929AF"/>
    <w:rsid w:val="00F96464"/>
    <w:rsid w:val="00FA09CD"/>
    <w:rsid w:val="00FA2C8D"/>
    <w:rsid w:val="00FA53B0"/>
    <w:rsid w:val="00FB09F1"/>
    <w:rsid w:val="00FB5EAD"/>
    <w:rsid w:val="00FC4949"/>
    <w:rsid w:val="00FD0EDA"/>
    <w:rsid w:val="00FD1A32"/>
    <w:rsid w:val="00FD3617"/>
    <w:rsid w:val="00FE225A"/>
    <w:rsid w:val="00FF57B3"/>
    <w:rsid w:val="03B3F277"/>
    <w:rsid w:val="05AE494A"/>
    <w:rsid w:val="063B41D0"/>
    <w:rsid w:val="0829C44D"/>
    <w:rsid w:val="09643582"/>
    <w:rsid w:val="0B46E1AF"/>
    <w:rsid w:val="0C208C10"/>
    <w:rsid w:val="0D49C65D"/>
    <w:rsid w:val="0E16038A"/>
    <w:rsid w:val="0E6F66E6"/>
    <w:rsid w:val="0EC62483"/>
    <w:rsid w:val="0F4699C4"/>
    <w:rsid w:val="117AAC66"/>
    <w:rsid w:val="119875FA"/>
    <w:rsid w:val="11B09FE4"/>
    <w:rsid w:val="120DA928"/>
    <w:rsid w:val="12AF6596"/>
    <w:rsid w:val="1326196F"/>
    <w:rsid w:val="13A5B4ED"/>
    <w:rsid w:val="13BC21BD"/>
    <w:rsid w:val="14194F82"/>
    <w:rsid w:val="142FD7F3"/>
    <w:rsid w:val="14C74C9A"/>
    <w:rsid w:val="14FA8C08"/>
    <w:rsid w:val="159860A1"/>
    <w:rsid w:val="15B35119"/>
    <w:rsid w:val="15FB5A98"/>
    <w:rsid w:val="16188A57"/>
    <w:rsid w:val="16F3C27F"/>
    <w:rsid w:val="17705023"/>
    <w:rsid w:val="18322CCA"/>
    <w:rsid w:val="189013DC"/>
    <w:rsid w:val="19E7D8AB"/>
    <w:rsid w:val="1B95B55B"/>
    <w:rsid w:val="1BB77B4F"/>
    <w:rsid w:val="1D6E9729"/>
    <w:rsid w:val="1DB6F88E"/>
    <w:rsid w:val="1E322196"/>
    <w:rsid w:val="1EE25695"/>
    <w:rsid w:val="1F03BB7F"/>
    <w:rsid w:val="1F050177"/>
    <w:rsid w:val="203852F1"/>
    <w:rsid w:val="221379B7"/>
    <w:rsid w:val="2302F254"/>
    <w:rsid w:val="2576036E"/>
    <w:rsid w:val="281CFEAC"/>
    <w:rsid w:val="28C81B61"/>
    <w:rsid w:val="28D736A0"/>
    <w:rsid w:val="2A0F657A"/>
    <w:rsid w:val="2A59B93E"/>
    <w:rsid w:val="2AED0FA6"/>
    <w:rsid w:val="2D92E000"/>
    <w:rsid w:val="2DAF41D4"/>
    <w:rsid w:val="2E182FEB"/>
    <w:rsid w:val="2E5D326D"/>
    <w:rsid w:val="2F60A531"/>
    <w:rsid w:val="303E55B3"/>
    <w:rsid w:val="30849B2F"/>
    <w:rsid w:val="30D656A2"/>
    <w:rsid w:val="317BAAD2"/>
    <w:rsid w:val="3264F089"/>
    <w:rsid w:val="333AD0CC"/>
    <w:rsid w:val="3379C864"/>
    <w:rsid w:val="33ACCC41"/>
    <w:rsid w:val="33F65119"/>
    <w:rsid w:val="34CDF65E"/>
    <w:rsid w:val="350E6FE7"/>
    <w:rsid w:val="37BF0506"/>
    <w:rsid w:val="37DC03FF"/>
    <w:rsid w:val="388D5114"/>
    <w:rsid w:val="392D71B6"/>
    <w:rsid w:val="3B1D283E"/>
    <w:rsid w:val="3B417EE2"/>
    <w:rsid w:val="3BA8897F"/>
    <w:rsid w:val="3D4459E0"/>
    <w:rsid w:val="3DBC73D5"/>
    <w:rsid w:val="3DF55A52"/>
    <w:rsid w:val="3EA056B2"/>
    <w:rsid w:val="3EB37BEF"/>
    <w:rsid w:val="416D3CBD"/>
    <w:rsid w:val="41D66D54"/>
    <w:rsid w:val="41D7DEBD"/>
    <w:rsid w:val="4232F853"/>
    <w:rsid w:val="434544D6"/>
    <w:rsid w:val="4642B1F3"/>
    <w:rsid w:val="46C6505A"/>
    <w:rsid w:val="472C1C38"/>
    <w:rsid w:val="475DE112"/>
    <w:rsid w:val="47AEBEB7"/>
    <w:rsid w:val="485CBB61"/>
    <w:rsid w:val="491C3936"/>
    <w:rsid w:val="499A8C1C"/>
    <w:rsid w:val="4A1AAB82"/>
    <w:rsid w:val="4A74368E"/>
    <w:rsid w:val="4AA688DA"/>
    <w:rsid w:val="4B945C23"/>
    <w:rsid w:val="4DD2A11C"/>
    <w:rsid w:val="4E837360"/>
    <w:rsid w:val="4FDEFA05"/>
    <w:rsid w:val="50A3D786"/>
    <w:rsid w:val="51A4C0A4"/>
    <w:rsid w:val="528C853B"/>
    <w:rsid w:val="52E4DA2D"/>
    <w:rsid w:val="52F1397C"/>
    <w:rsid w:val="534B9484"/>
    <w:rsid w:val="53F6ED64"/>
    <w:rsid w:val="548D09DD"/>
    <w:rsid w:val="54B50BB6"/>
    <w:rsid w:val="54E14365"/>
    <w:rsid w:val="5805F913"/>
    <w:rsid w:val="59B668E2"/>
    <w:rsid w:val="5ACC593A"/>
    <w:rsid w:val="5AFED478"/>
    <w:rsid w:val="5B719667"/>
    <w:rsid w:val="5BD14968"/>
    <w:rsid w:val="5C137C5A"/>
    <w:rsid w:val="5C606A8B"/>
    <w:rsid w:val="5C7F0B91"/>
    <w:rsid w:val="5CF0D029"/>
    <w:rsid w:val="5D71AC62"/>
    <w:rsid w:val="5DB96F0C"/>
    <w:rsid w:val="61B70327"/>
    <w:rsid w:val="627A12BE"/>
    <w:rsid w:val="63440F5A"/>
    <w:rsid w:val="64089C6A"/>
    <w:rsid w:val="649EBBDE"/>
    <w:rsid w:val="65BF16B1"/>
    <w:rsid w:val="675AE712"/>
    <w:rsid w:val="6807D93D"/>
    <w:rsid w:val="68F6B773"/>
    <w:rsid w:val="69282DA8"/>
    <w:rsid w:val="6B2FF2A1"/>
    <w:rsid w:val="6B311252"/>
    <w:rsid w:val="6BE9BBC1"/>
    <w:rsid w:val="6C2E5835"/>
    <w:rsid w:val="6CDB5780"/>
    <w:rsid w:val="6D12EDA7"/>
    <w:rsid w:val="6D7CF93F"/>
    <w:rsid w:val="6E10791F"/>
    <w:rsid w:val="6E4DF29A"/>
    <w:rsid w:val="6E4EA07D"/>
    <w:rsid w:val="6EA8FE7C"/>
    <w:rsid w:val="6F65F8F7"/>
    <w:rsid w:val="7045FDCD"/>
    <w:rsid w:val="71DFB5FD"/>
    <w:rsid w:val="737D9E8F"/>
    <w:rsid w:val="74396A1A"/>
    <w:rsid w:val="747AA263"/>
    <w:rsid w:val="74A47ACB"/>
    <w:rsid w:val="74E6381A"/>
    <w:rsid w:val="74F1235F"/>
    <w:rsid w:val="7521D862"/>
    <w:rsid w:val="761672C4"/>
    <w:rsid w:val="76F80B31"/>
    <w:rsid w:val="775E4E7C"/>
    <w:rsid w:val="77B05D9C"/>
    <w:rsid w:val="77B24325"/>
    <w:rsid w:val="77D256E7"/>
    <w:rsid w:val="77E5DE7A"/>
    <w:rsid w:val="783F10EB"/>
    <w:rsid w:val="78770F4F"/>
    <w:rsid w:val="7998374C"/>
    <w:rsid w:val="79D3B7B6"/>
    <w:rsid w:val="79FC3E20"/>
    <w:rsid w:val="7C24AAD8"/>
    <w:rsid w:val="7C8FA36B"/>
    <w:rsid w:val="7D0B5878"/>
    <w:rsid w:val="7DA91666"/>
    <w:rsid w:val="7DDBB000"/>
    <w:rsid w:val="7E87C8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E535D"/>
  <w15:chartTrackingRefBased/>
  <w15:docId w15:val="{D586B3A1-66F0-45D1-839A-EEABF5EB5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7498"/>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57B3"/>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sid w:val="009E7498"/>
    <w:rPr>
      <w:rFonts w:asciiTheme="majorHAnsi" w:eastAsiaTheme="majorEastAsia" w:hAnsiTheme="majorHAnsi" w:cstheme="majorBidi"/>
      <w:color w:val="2F5496" w:themeColor="accent1" w:themeShade="BF"/>
      <w:kern w:val="0"/>
      <w:sz w:val="32"/>
      <w:szCs w:val="32"/>
      <w14:ligatures w14:val="none"/>
    </w:rPr>
  </w:style>
  <w:style w:type="paragraph" w:styleId="Bibliography">
    <w:name w:val="Bibliography"/>
    <w:basedOn w:val="Normal"/>
    <w:next w:val="Normal"/>
    <w:uiPriority w:val="37"/>
    <w:unhideWhenUsed/>
    <w:rsid w:val="009E7498"/>
  </w:style>
  <w:style w:type="character" w:customStyle="1" w:styleId="fontstyle01">
    <w:name w:val="fontstyle01"/>
    <w:basedOn w:val="DefaultParagraphFont"/>
    <w:rsid w:val="006C783F"/>
    <w:rPr>
      <w:rFonts w:ascii="Times-Roman" w:hAnsi="Times-Roman" w:hint="default"/>
      <w:b w:val="0"/>
      <w:bCs w:val="0"/>
      <w:i w:val="0"/>
      <w:iCs w:val="0"/>
      <w:color w:val="000000"/>
      <w:sz w:val="20"/>
      <w:szCs w:val="20"/>
    </w:rPr>
  </w:style>
  <w:style w:type="character" w:styleId="PlaceholderText">
    <w:name w:val="Placeholder Text"/>
    <w:basedOn w:val="DefaultParagraphFont"/>
    <w:uiPriority w:val="99"/>
    <w:semiHidden/>
    <w:rsid w:val="008003DD"/>
    <w:rPr>
      <w:color w:val="808080"/>
    </w:rPr>
  </w:style>
  <w:style w:type="paragraph" w:styleId="FootnoteText">
    <w:name w:val="footnote text"/>
    <w:basedOn w:val="Normal"/>
    <w:link w:val="FootnoteTextChar"/>
    <w:uiPriority w:val="99"/>
    <w:semiHidden/>
    <w:unhideWhenUsed/>
    <w:rsid w:val="009018D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018DF"/>
    <w:rPr>
      <w:sz w:val="20"/>
      <w:szCs w:val="20"/>
    </w:rPr>
  </w:style>
  <w:style w:type="character" w:styleId="FootnoteReference">
    <w:name w:val="footnote reference"/>
    <w:basedOn w:val="DefaultParagraphFont"/>
    <w:uiPriority w:val="99"/>
    <w:semiHidden/>
    <w:unhideWhenUsed/>
    <w:rsid w:val="009018DF"/>
    <w:rPr>
      <w:vertAlign w:val="superscript"/>
    </w:rPr>
  </w:style>
  <w:style w:type="table" w:styleId="ListTable6Colorful-Accent3">
    <w:name w:val="List Table 6 Colorful Accent 3"/>
    <w:basedOn w:val="TableNormal"/>
    <w:uiPriority w:val="51"/>
    <w:rsid w:val="00932710"/>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2">
    <w:name w:val="Plain Table 2"/>
    <w:basedOn w:val="TableNormal"/>
    <w:uiPriority w:val="42"/>
    <w:rsid w:val="001D0B5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1046FF"/>
    <w:pPr>
      <w:spacing w:after="200" w:line="240" w:lineRule="auto"/>
    </w:pPr>
    <w:rPr>
      <w:i/>
      <w:iCs/>
      <w:color w:val="44546A" w:themeColor="text2"/>
      <w:sz w:val="18"/>
      <w:szCs w:val="18"/>
    </w:rPr>
  </w:style>
  <w:style w:type="paragraph" w:styleId="NormalWeb">
    <w:name w:val="Normal (Web)"/>
    <w:basedOn w:val="Normal"/>
    <w:uiPriority w:val="99"/>
    <w:semiHidden/>
    <w:unhideWhenUsed/>
    <w:rsid w:val="00F9646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BalloonText">
    <w:name w:val="Balloon Text"/>
    <w:basedOn w:val="Normal"/>
    <w:link w:val="BalloonTextChar"/>
    <w:uiPriority w:val="99"/>
    <w:semiHidden/>
    <w:unhideWhenUsed/>
    <w:rsid w:val="002828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280F"/>
    <w:rPr>
      <w:rFonts w:ascii="Segoe UI" w:hAnsi="Segoe UI" w:cs="Segoe UI"/>
      <w:sz w:val="18"/>
      <w:szCs w:val="18"/>
    </w:rPr>
  </w:style>
  <w:style w:type="paragraph" w:styleId="Revision">
    <w:name w:val="Revision"/>
    <w:hidden/>
    <w:uiPriority w:val="99"/>
    <w:semiHidden/>
    <w:rsid w:val="007216B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37119">
      <w:bodyDiv w:val="1"/>
      <w:marLeft w:val="0"/>
      <w:marRight w:val="0"/>
      <w:marTop w:val="0"/>
      <w:marBottom w:val="0"/>
      <w:divBdr>
        <w:top w:val="none" w:sz="0" w:space="0" w:color="auto"/>
        <w:left w:val="none" w:sz="0" w:space="0" w:color="auto"/>
        <w:bottom w:val="none" w:sz="0" w:space="0" w:color="auto"/>
        <w:right w:val="none" w:sz="0" w:space="0" w:color="auto"/>
      </w:divBdr>
    </w:div>
    <w:div w:id="201092775">
      <w:bodyDiv w:val="1"/>
      <w:marLeft w:val="0"/>
      <w:marRight w:val="0"/>
      <w:marTop w:val="0"/>
      <w:marBottom w:val="0"/>
      <w:divBdr>
        <w:top w:val="none" w:sz="0" w:space="0" w:color="auto"/>
        <w:left w:val="none" w:sz="0" w:space="0" w:color="auto"/>
        <w:bottom w:val="none" w:sz="0" w:space="0" w:color="auto"/>
        <w:right w:val="none" w:sz="0" w:space="0" w:color="auto"/>
      </w:divBdr>
    </w:div>
    <w:div w:id="281960482">
      <w:bodyDiv w:val="1"/>
      <w:marLeft w:val="0"/>
      <w:marRight w:val="0"/>
      <w:marTop w:val="0"/>
      <w:marBottom w:val="0"/>
      <w:divBdr>
        <w:top w:val="none" w:sz="0" w:space="0" w:color="auto"/>
        <w:left w:val="none" w:sz="0" w:space="0" w:color="auto"/>
        <w:bottom w:val="none" w:sz="0" w:space="0" w:color="auto"/>
        <w:right w:val="none" w:sz="0" w:space="0" w:color="auto"/>
      </w:divBdr>
    </w:div>
    <w:div w:id="287708465">
      <w:bodyDiv w:val="1"/>
      <w:marLeft w:val="0"/>
      <w:marRight w:val="0"/>
      <w:marTop w:val="0"/>
      <w:marBottom w:val="0"/>
      <w:divBdr>
        <w:top w:val="none" w:sz="0" w:space="0" w:color="auto"/>
        <w:left w:val="none" w:sz="0" w:space="0" w:color="auto"/>
        <w:bottom w:val="none" w:sz="0" w:space="0" w:color="auto"/>
        <w:right w:val="none" w:sz="0" w:space="0" w:color="auto"/>
      </w:divBdr>
    </w:div>
    <w:div w:id="355234039">
      <w:bodyDiv w:val="1"/>
      <w:marLeft w:val="0"/>
      <w:marRight w:val="0"/>
      <w:marTop w:val="0"/>
      <w:marBottom w:val="0"/>
      <w:divBdr>
        <w:top w:val="none" w:sz="0" w:space="0" w:color="auto"/>
        <w:left w:val="none" w:sz="0" w:space="0" w:color="auto"/>
        <w:bottom w:val="none" w:sz="0" w:space="0" w:color="auto"/>
        <w:right w:val="none" w:sz="0" w:space="0" w:color="auto"/>
      </w:divBdr>
    </w:div>
    <w:div w:id="380180478">
      <w:bodyDiv w:val="1"/>
      <w:marLeft w:val="0"/>
      <w:marRight w:val="0"/>
      <w:marTop w:val="0"/>
      <w:marBottom w:val="0"/>
      <w:divBdr>
        <w:top w:val="none" w:sz="0" w:space="0" w:color="auto"/>
        <w:left w:val="none" w:sz="0" w:space="0" w:color="auto"/>
        <w:bottom w:val="none" w:sz="0" w:space="0" w:color="auto"/>
        <w:right w:val="none" w:sz="0" w:space="0" w:color="auto"/>
      </w:divBdr>
    </w:div>
    <w:div w:id="410927103">
      <w:bodyDiv w:val="1"/>
      <w:marLeft w:val="0"/>
      <w:marRight w:val="0"/>
      <w:marTop w:val="0"/>
      <w:marBottom w:val="0"/>
      <w:divBdr>
        <w:top w:val="none" w:sz="0" w:space="0" w:color="auto"/>
        <w:left w:val="none" w:sz="0" w:space="0" w:color="auto"/>
        <w:bottom w:val="none" w:sz="0" w:space="0" w:color="auto"/>
        <w:right w:val="none" w:sz="0" w:space="0" w:color="auto"/>
      </w:divBdr>
    </w:div>
    <w:div w:id="426998618">
      <w:bodyDiv w:val="1"/>
      <w:marLeft w:val="0"/>
      <w:marRight w:val="0"/>
      <w:marTop w:val="0"/>
      <w:marBottom w:val="0"/>
      <w:divBdr>
        <w:top w:val="none" w:sz="0" w:space="0" w:color="auto"/>
        <w:left w:val="none" w:sz="0" w:space="0" w:color="auto"/>
        <w:bottom w:val="none" w:sz="0" w:space="0" w:color="auto"/>
        <w:right w:val="none" w:sz="0" w:space="0" w:color="auto"/>
      </w:divBdr>
    </w:div>
    <w:div w:id="496842472">
      <w:bodyDiv w:val="1"/>
      <w:marLeft w:val="0"/>
      <w:marRight w:val="0"/>
      <w:marTop w:val="0"/>
      <w:marBottom w:val="0"/>
      <w:divBdr>
        <w:top w:val="none" w:sz="0" w:space="0" w:color="auto"/>
        <w:left w:val="none" w:sz="0" w:space="0" w:color="auto"/>
        <w:bottom w:val="none" w:sz="0" w:space="0" w:color="auto"/>
        <w:right w:val="none" w:sz="0" w:space="0" w:color="auto"/>
      </w:divBdr>
    </w:div>
    <w:div w:id="568460408">
      <w:bodyDiv w:val="1"/>
      <w:marLeft w:val="0"/>
      <w:marRight w:val="0"/>
      <w:marTop w:val="0"/>
      <w:marBottom w:val="0"/>
      <w:divBdr>
        <w:top w:val="none" w:sz="0" w:space="0" w:color="auto"/>
        <w:left w:val="none" w:sz="0" w:space="0" w:color="auto"/>
        <w:bottom w:val="none" w:sz="0" w:space="0" w:color="auto"/>
        <w:right w:val="none" w:sz="0" w:space="0" w:color="auto"/>
      </w:divBdr>
    </w:div>
    <w:div w:id="578826716">
      <w:bodyDiv w:val="1"/>
      <w:marLeft w:val="0"/>
      <w:marRight w:val="0"/>
      <w:marTop w:val="0"/>
      <w:marBottom w:val="0"/>
      <w:divBdr>
        <w:top w:val="none" w:sz="0" w:space="0" w:color="auto"/>
        <w:left w:val="none" w:sz="0" w:space="0" w:color="auto"/>
        <w:bottom w:val="none" w:sz="0" w:space="0" w:color="auto"/>
        <w:right w:val="none" w:sz="0" w:space="0" w:color="auto"/>
      </w:divBdr>
    </w:div>
    <w:div w:id="697043217">
      <w:bodyDiv w:val="1"/>
      <w:marLeft w:val="0"/>
      <w:marRight w:val="0"/>
      <w:marTop w:val="0"/>
      <w:marBottom w:val="0"/>
      <w:divBdr>
        <w:top w:val="none" w:sz="0" w:space="0" w:color="auto"/>
        <w:left w:val="none" w:sz="0" w:space="0" w:color="auto"/>
        <w:bottom w:val="none" w:sz="0" w:space="0" w:color="auto"/>
        <w:right w:val="none" w:sz="0" w:space="0" w:color="auto"/>
      </w:divBdr>
    </w:div>
    <w:div w:id="717358419">
      <w:bodyDiv w:val="1"/>
      <w:marLeft w:val="0"/>
      <w:marRight w:val="0"/>
      <w:marTop w:val="0"/>
      <w:marBottom w:val="0"/>
      <w:divBdr>
        <w:top w:val="none" w:sz="0" w:space="0" w:color="auto"/>
        <w:left w:val="none" w:sz="0" w:space="0" w:color="auto"/>
        <w:bottom w:val="none" w:sz="0" w:space="0" w:color="auto"/>
        <w:right w:val="none" w:sz="0" w:space="0" w:color="auto"/>
      </w:divBdr>
    </w:div>
    <w:div w:id="759714902">
      <w:bodyDiv w:val="1"/>
      <w:marLeft w:val="0"/>
      <w:marRight w:val="0"/>
      <w:marTop w:val="0"/>
      <w:marBottom w:val="0"/>
      <w:divBdr>
        <w:top w:val="none" w:sz="0" w:space="0" w:color="auto"/>
        <w:left w:val="none" w:sz="0" w:space="0" w:color="auto"/>
        <w:bottom w:val="none" w:sz="0" w:space="0" w:color="auto"/>
        <w:right w:val="none" w:sz="0" w:space="0" w:color="auto"/>
      </w:divBdr>
    </w:div>
    <w:div w:id="774325776">
      <w:bodyDiv w:val="1"/>
      <w:marLeft w:val="0"/>
      <w:marRight w:val="0"/>
      <w:marTop w:val="0"/>
      <w:marBottom w:val="0"/>
      <w:divBdr>
        <w:top w:val="none" w:sz="0" w:space="0" w:color="auto"/>
        <w:left w:val="none" w:sz="0" w:space="0" w:color="auto"/>
        <w:bottom w:val="none" w:sz="0" w:space="0" w:color="auto"/>
        <w:right w:val="none" w:sz="0" w:space="0" w:color="auto"/>
      </w:divBdr>
    </w:div>
    <w:div w:id="1127043368">
      <w:bodyDiv w:val="1"/>
      <w:marLeft w:val="0"/>
      <w:marRight w:val="0"/>
      <w:marTop w:val="0"/>
      <w:marBottom w:val="0"/>
      <w:divBdr>
        <w:top w:val="none" w:sz="0" w:space="0" w:color="auto"/>
        <w:left w:val="none" w:sz="0" w:space="0" w:color="auto"/>
        <w:bottom w:val="none" w:sz="0" w:space="0" w:color="auto"/>
        <w:right w:val="none" w:sz="0" w:space="0" w:color="auto"/>
      </w:divBdr>
      <w:divsChild>
        <w:div w:id="892741266">
          <w:marLeft w:val="0"/>
          <w:marRight w:val="0"/>
          <w:marTop w:val="0"/>
          <w:marBottom w:val="0"/>
          <w:divBdr>
            <w:top w:val="none" w:sz="0" w:space="0" w:color="auto"/>
            <w:left w:val="none" w:sz="0" w:space="0" w:color="auto"/>
            <w:bottom w:val="none" w:sz="0" w:space="0" w:color="auto"/>
            <w:right w:val="none" w:sz="0" w:space="0" w:color="auto"/>
          </w:divBdr>
          <w:divsChild>
            <w:div w:id="204027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78087">
      <w:bodyDiv w:val="1"/>
      <w:marLeft w:val="0"/>
      <w:marRight w:val="0"/>
      <w:marTop w:val="0"/>
      <w:marBottom w:val="0"/>
      <w:divBdr>
        <w:top w:val="none" w:sz="0" w:space="0" w:color="auto"/>
        <w:left w:val="none" w:sz="0" w:space="0" w:color="auto"/>
        <w:bottom w:val="none" w:sz="0" w:space="0" w:color="auto"/>
        <w:right w:val="none" w:sz="0" w:space="0" w:color="auto"/>
      </w:divBdr>
    </w:div>
    <w:div w:id="1551918672">
      <w:bodyDiv w:val="1"/>
      <w:marLeft w:val="0"/>
      <w:marRight w:val="0"/>
      <w:marTop w:val="0"/>
      <w:marBottom w:val="0"/>
      <w:divBdr>
        <w:top w:val="none" w:sz="0" w:space="0" w:color="auto"/>
        <w:left w:val="none" w:sz="0" w:space="0" w:color="auto"/>
        <w:bottom w:val="none" w:sz="0" w:space="0" w:color="auto"/>
        <w:right w:val="none" w:sz="0" w:space="0" w:color="auto"/>
      </w:divBdr>
    </w:div>
    <w:div w:id="1651061509">
      <w:bodyDiv w:val="1"/>
      <w:marLeft w:val="0"/>
      <w:marRight w:val="0"/>
      <w:marTop w:val="0"/>
      <w:marBottom w:val="0"/>
      <w:divBdr>
        <w:top w:val="none" w:sz="0" w:space="0" w:color="auto"/>
        <w:left w:val="none" w:sz="0" w:space="0" w:color="auto"/>
        <w:bottom w:val="none" w:sz="0" w:space="0" w:color="auto"/>
        <w:right w:val="none" w:sz="0" w:space="0" w:color="auto"/>
      </w:divBdr>
    </w:div>
    <w:div w:id="1818915978">
      <w:bodyDiv w:val="1"/>
      <w:marLeft w:val="0"/>
      <w:marRight w:val="0"/>
      <w:marTop w:val="0"/>
      <w:marBottom w:val="0"/>
      <w:divBdr>
        <w:top w:val="none" w:sz="0" w:space="0" w:color="auto"/>
        <w:left w:val="none" w:sz="0" w:space="0" w:color="auto"/>
        <w:bottom w:val="none" w:sz="0" w:space="0" w:color="auto"/>
        <w:right w:val="none" w:sz="0" w:space="0" w:color="auto"/>
      </w:divBdr>
    </w:div>
    <w:div w:id="1854537909">
      <w:bodyDiv w:val="1"/>
      <w:marLeft w:val="0"/>
      <w:marRight w:val="0"/>
      <w:marTop w:val="0"/>
      <w:marBottom w:val="0"/>
      <w:divBdr>
        <w:top w:val="none" w:sz="0" w:space="0" w:color="auto"/>
        <w:left w:val="none" w:sz="0" w:space="0" w:color="auto"/>
        <w:bottom w:val="none" w:sz="0" w:space="0" w:color="auto"/>
        <w:right w:val="none" w:sz="0" w:space="0" w:color="auto"/>
      </w:divBdr>
    </w:div>
    <w:div w:id="1997490376">
      <w:bodyDiv w:val="1"/>
      <w:marLeft w:val="0"/>
      <w:marRight w:val="0"/>
      <w:marTop w:val="0"/>
      <w:marBottom w:val="0"/>
      <w:divBdr>
        <w:top w:val="none" w:sz="0" w:space="0" w:color="auto"/>
        <w:left w:val="none" w:sz="0" w:space="0" w:color="auto"/>
        <w:bottom w:val="none" w:sz="0" w:space="0" w:color="auto"/>
        <w:right w:val="none" w:sz="0" w:space="0" w:color="auto"/>
      </w:divBdr>
    </w:div>
    <w:div w:id="2100634422">
      <w:bodyDiv w:val="1"/>
      <w:marLeft w:val="0"/>
      <w:marRight w:val="0"/>
      <w:marTop w:val="0"/>
      <w:marBottom w:val="0"/>
      <w:divBdr>
        <w:top w:val="none" w:sz="0" w:space="0" w:color="auto"/>
        <w:left w:val="none" w:sz="0" w:space="0" w:color="auto"/>
        <w:bottom w:val="none" w:sz="0" w:space="0" w:color="auto"/>
        <w:right w:val="none" w:sz="0" w:space="0" w:color="auto"/>
      </w:divBdr>
    </w:div>
    <w:div w:id="2135825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Qiu18</b:Tag>
    <b:SourceType>JournalArticle</b:SourceType>
    <b:Guid>{95672587-2DD3-4C33-8208-94A21435E712}</b:Guid>
    <b:Title>GIS and Remote Sensing Applications in Wetland Mapping and Monitoring</b:Title>
    <b:Year>2018</b:Year>
    <b:Author>
      <b:Author>
        <b:NameList>
          <b:Person>
            <b:Last>Wu</b:Last>
            <b:First>Qiusheng</b:First>
          </b:Person>
        </b:NameList>
      </b:Author>
    </b:Author>
    <b:JournalName>Comprehensive Geographic Information Systems</b:JournalName>
    <b:Pages>140-157</b:Pages>
    <b:RefOrder>4</b:RefOrder>
  </b:Source>
  <b:Source>
    <b:Tag>Bia21</b:Tag>
    <b:SourceType>JournalArticle</b:SourceType>
    <b:Guid>{72B869BE-15E5-47E1-B4D1-759BF6E96888}</b:Guid>
    <b:Title>A deterministic Topographic Wetland Index based on LiDAR-Derived DEM for delineating open-water wetlands</b:Title>
    <b:JournalName>Water</b:JournalName>
    <b:Year>2021</b:Year>
    <b:Pages>2487</b:Pages>
    <b:Author>
      <b:Author>
        <b:NameList>
          <b:Person>
            <b:Last>Bian</b:Last>
            <b:First>Linlong</b:First>
          </b:Person>
          <b:Person>
            <b:Last>Melesse</b:Last>
            <b:Middle>M.</b:Middle>
            <b:First>Assefa</b:First>
          </b:Person>
          <b:Person>
            <b:Last>Leon</b:Last>
            <b:Middle>S.</b:Middle>
            <b:First>Arturo</b:First>
          </b:Person>
          <b:Person>
            <b:Last>Verma</b:Last>
            <b:First>Vivek</b:First>
          </b:Person>
          <b:Person>
            <b:Last>Yin</b:Last>
            <b:First>Zeda</b:First>
          </b:Person>
        </b:NameList>
      </b:Author>
    </b:Author>
    <b:Volume>13</b:Volume>
    <b:RefOrder>5</b:RefOrder>
  </b:Source>
  <b:Source>
    <b:Tag>Mat19</b:Tag>
    <b:SourceType>JournalArticle</b:SourceType>
    <b:Guid>{E0329568-44E4-427C-82C3-4618AE7B11A4}</b:Guid>
    <b:Title>TWI computation: a comparison of different open source GISs</b:Title>
    <b:JournalName>Open Geospatial Data, Software and Standards</b:JournalName>
    <b:Year>2019</b:Year>
    <b:Pages>1-12</b:Pages>
    <b:Author>
      <b:Author>
        <b:NameList>
          <b:Person>
            <b:Last>Mattivi</b:Last>
            <b:First>Pietro</b:First>
          </b:Person>
          <b:Person>
            <b:Last>Franci</b:Last>
            <b:First>Francesca</b:First>
          </b:Person>
          <b:Person>
            <b:Last>Lambertini</b:Last>
            <b:First>Alessandro</b:First>
          </b:Person>
          <b:Person>
            <b:Last>Bitelli</b:Last>
            <b:First>Gabriele</b:First>
          </b:Person>
        </b:NameList>
      </b:Author>
    </b:Author>
    <b:RefOrder>6</b:RefOrder>
  </b:Source>
  <b:Source>
    <b:Tag>Oze02</b:Tag>
    <b:SourceType>JournalArticle</b:SourceType>
    <b:Guid>{AB10E9F2-CB38-47F4-A69B-3AE3D331739B}</b:Guid>
    <b:Title>Satellite remote sensing of wetlands</b:Title>
    <b:JournalName>Wetlands Ecology and Management</b:JournalName>
    <b:Year>2002</b:Year>
    <b:Pages>381-402</b:Pages>
    <b:Author>
      <b:Author>
        <b:NameList>
          <b:Person>
            <b:Last>Ozesmi</b:Last>
            <b:Middle>L.</b:Middle>
            <b:First>S.</b:First>
          </b:Person>
          <b:Person>
            <b:Last>Bauer</b:Last>
            <b:Middle>E.</b:Middle>
            <b:First>M.</b:First>
          </b:Person>
        </b:NameList>
      </b:Author>
    </b:Author>
    <b:Volume>10</b:Volume>
    <b:RefOrder>7</b:RefOrder>
  </b:Source>
  <b:Source>
    <b:Tag>Lan09</b:Tag>
    <b:SourceType>JournalArticle</b:SourceType>
    <b:Guid>{40710031-6BF7-46F2-909C-DB4BDFB9C240}</b:Guid>
    <b:Title>Lidar intensity for improved detection of inundation below the forest canopy</b:Title>
    <b:JournalName>Wetlands</b:JournalName>
    <b:Year>2009</b:Year>
    <b:Pages>1166-1178</b:Pages>
    <b:Author>
      <b:Author>
        <b:NameList>
          <b:Person>
            <b:Last>Lang</b:Last>
            <b:First>M. </b:First>
          </b:Person>
          <b:Person>
            <b:Last>McCarty</b:Last>
            <b:First>G.</b:First>
          </b:Person>
        </b:NameList>
      </b:Author>
    </b:Author>
    <b:Volume>29</b:Volume>
    <b:RefOrder>8</b:RefOrder>
  </b:Source>
  <b:Source>
    <b:Tag>Lan13</b:Tag>
    <b:SourceType>JournalArticle</b:SourceType>
    <b:Guid>{968B6653-A6F5-4907-9724-E0D6B0F49945}</b:Guid>
    <b:Title>Topographic Metrics for improved mapping of forested wetlands</b:Title>
    <b:JournalName>Wetlands</b:JournalName>
    <b:Year>2013</b:Year>
    <b:Pages>141-155</b:Pages>
    <b:Author>
      <b:Author>
        <b:NameList>
          <b:Person>
            <b:Last>Lang </b:Last>
            <b:First>M.</b:First>
          </b:Person>
          <b:Person>
            <b:Last>McCarty</b:Last>
            <b:First>G.</b:First>
          </b:Person>
          <b:Person>
            <b:Last>Oesterling</b:Last>
            <b:First>R.</b:First>
          </b:Person>
          <b:Person>
            <b:Last>Yeo</b:Last>
            <b:First>I.</b:First>
          </b:Person>
        </b:NameList>
      </b:Author>
    </b:Author>
    <b:Volume>33</b:Volume>
    <b:RefOrder>9</b:RefOrder>
  </b:Source>
  <b:Source>
    <b:Tag>Dud02</b:Tag>
    <b:SourceType>JournalArticle</b:SourceType>
    <b:Guid>{001FA6CB-CACB-4087-A847-DA09FE8BD42A}</b:Guid>
    <b:Title>Unsupervised classification of satellite imagery: choosing a good algorithm</b:Title>
    <b:JournalName>International Journal of Remote Sensing</b:JournalName>
    <b:Year>2002</b:Year>
    <b:Pages>2193-2212</b:Pages>
    <b:Author>
      <b:Author>
        <b:NameList>
          <b:Person>
            <b:Last>Duda</b:Last>
            <b:First>T.</b:First>
          </b:Person>
          <b:Person>
            <b:Last>Canty</b:Last>
            <b:First>M</b:First>
          </b:Person>
        </b:NameList>
      </b:Author>
    </b:Author>
    <b:Volume>23</b:Volume>
    <b:RefOrder>10</b:RefOrder>
  </b:Source>
  <b:Source>
    <b:Tag>USA10</b:Tag>
    <b:SourceType>Book</b:SourceType>
    <b:Guid>{BC00743B-F79E-4F90-BE58-13DDA16FC6B8}</b:Guid>
    <b:Author>
      <b:Author>
        <b:Corporate>U.S. Army Corps of Engineers</b:Corporate>
      </b:Author>
    </b:Author>
    <b:Title>Wetland hydrology criteria and field indicators</b:Title>
    <b:Year>2010</b:Year>
    <b:City>Mississippi</b:City>
    <b:Publisher>U.S. Army Corps of Engineers</b:Publisher>
    <b:RefOrder>1</b:RefOrder>
  </b:Source>
  <b:Source>
    <b:Tag>Vir99</b:Tag>
    <b:SourceType>JournalArticle</b:SourceType>
    <b:Guid>{3DE33762-337D-402F-973D-0A44D8FE5CBC}</b:Guid>
    <b:Title>Technical aspects of wetlands: Wetland hydroloy, water quality, and associated functions</b:Title>
    <b:Year>1999</b:Year>
    <b:Author>
      <b:Author>
        <b:NameList>
          <b:Person>
            <b:Last>Carter</b:Last>
            <b:First>Virginia</b:First>
          </b:Person>
        </b:NameList>
      </b:Author>
    </b:Author>
    <b:JournalName>United States Geological Survey Water Supply Paper </b:JournalName>
    <b:RefOrder>2</b:RefOrder>
  </b:Source>
  <b:Source>
    <b:Tag>McF96</b:Tag>
    <b:SourceType>JournalArticle</b:SourceType>
    <b:Guid>{D608FECE-557F-4CEC-933C-9576803BB8F3}</b:Guid>
    <b:Title>The use of the Normalized Difference Water Index for delineation of open features</b:Title>
    <b:Year>1996</b:Year>
    <b:Author>
      <b:Author>
        <b:NameList>
          <b:Person>
            <b:Last>McFeeters</b:Last>
            <b:First>S.K.</b:First>
          </b:Person>
        </b:NameList>
      </b:Author>
    </b:Author>
    <b:JournalName>International Journal Remote Sensing</b:JournalName>
    <b:Pages>1425-1432</b:Pages>
    <b:Volume>17</b:Volume>
    <b:RefOrder>11</b:RefOrder>
  </b:Source>
  <b:Source>
    <b:Tag>NRC12</b:Tag>
    <b:SourceType>InternetSite</b:SourceType>
    <b:Guid>{866A942F-A70E-46A0-BF6F-6459D3942FDF}</b:Guid>
    <b:Title>Hydric Soils</b:Title>
    <b:Year>2012</b:Year>
    <b:Author>
      <b:Author>
        <b:Corporate>NRCS</b:Corporate>
      </b:Author>
    </b:Author>
    <b:InternetSiteTitle>Natural Resources Conservation Service </b:InternetSiteTitle>
    <b:URL>https://www.nrcs.usda.gov/conservation-basics/natural-resource-concerns/soil/hydric-soils#criteria</b:URL>
    <b:RefOrder>3</b:RefOrder>
  </b:Source>
  <b:Source>
    <b:Tag>Sor06</b:Tag>
    <b:SourceType>JournalArticle</b:SourceType>
    <b:Guid>{C98C8DDB-86AD-4768-8AE9-75BA6A996BCF}</b:Guid>
    <b:Title>On the calculation of the topographic wetness index: evaluation of different methods based on field observations</b:Title>
    <b:Year>2006</b:Year>
    <b:JournalName>Hydrology and Earth System Sciences</b:JournalName>
    <b:Pages>101-112</b:Pages>
    <b:Author>
      <b:Author>
        <b:NameList>
          <b:Person>
            <b:Last>Sorensen</b:Last>
            <b:First>R.</b:First>
          </b:Person>
          <b:Person>
            <b:Last>Zinko</b:Last>
            <b:First>U.</b:First>
          </b:Person>
          <b:Person>
            <b:Last>Seibert</b:Last>
            <b:First>J.</b:First>
          </b:Person>
        </b:NameList>
      </b:Author>
    </b:Author>
    <b:Issue>10</b:Issue>
    <b:RefOrder>12</b:RefOrder>
  </b:Source>
  <b:Source>
    <b:Tag>USG23</b:Tag>
    <b:SourceType>InternetSite</b:SourceType>
    <b:Guid>{A3269655-2560-4385-BEDE-55EE04A02ACB}</b:Guid>
    <b:Title>Earth Explorer</b:Title>
    <b:Year>2023</b:Year>
    <b:Author>
      <b:Author>
        <b:Corporate>USGS</b:Corporate>
      </b:Author>
    </b:Author>
    <b:InternetSiteTitle>Earth Explorer</b:InternetSiteTitle>
    <b:Month>August</b:Month>
    <b:Day>17</b:Day>
    <b:URL>https://earthexplorer.usgs.gov/</b:URL>
    <b:RefOrder>13</b:RefOrder>
  </b:Source>
</b:Sources>
</file>

<file path=customXml/itemProps1.xml><?xml version="1.0" encoding="utf-8"?>
<ds:datastoreItem xmlns:ds="http://schemas.openxmlformats.org/officeDocument/2006/customXml" ds:itemID="{C1C36C11-450A-4810-826D-399BB8221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2415</Words>
  <Characters>13766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Kimberly Araya-Guzman</dc:creator>
  <cp:keywords/>
  <dc:description/>
  <cp:lastModifiedBy>Luis R Perez Alegria</cp:lastModifiedBy>
  <cp:revision>2</cp:revision>
  <dcterms:created xsi:type="dcterms:W3CDTF">2023-10-12T21:01:00Z</dcterms:created>
  <dcterms:modified xsi:type="dcterms:W3CDTF">2023-10-12T21:01:00Z</dcterms:modified>
</cp:coreProperties>
</file>